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85799C" w:rsidRPr="00C66801" w:rsidRDefault="002968C8" w:rsidP="0085799C">
      <w:pPr>
        <w:pStyle w:val="ISProposalTitle28pt"/>
        <w:rPr>
          <w:lang w:val="fr-FR"/>
        </w:rPr>
      </w:pPr>
      <w:r w:rsidRPr="00C66801">
        <w:rPr>
          <w:lang w:val="fr-FR"/>
        </w:rPr>
        <w:t>Multi-</w:t>
      </w:r>
      <w:proofErr w:type="spellStart"/>
      <w:r w:rsidRPr="00C66801">
        <w:rPr>
          <w:lang w:val="fr-FR"/>
        </w:rPr>
        <w:t>cart</w:t>
      </w:r>
      <w:proofErr w:type="spellEnd"/>
      <w:r w:rsidR="0085799C" w:rsidRPr="00C66801">
        <w:rPr>
          <w:lang w:val="fr-FR"/>
        </w:rPr>
        <w:t xml:space="preserve"> module</w:t>
      </w:r>
    </w:p>
    <w:p w:rsidR="001A4198" w:rsidRPr="00C66801" w:rsidRDefault="00EC527E" w:rsidP="00FF471A">
      <w:pPr>
        <w:pStyle w:val="ISProposalSubTitle20pt"/>
        <w:rPr>
          <w:rStyle w:val="StyleBackground1"/>
          <w:color w:val="auto"/>
          <w:lang w:val="fr-FR"/>
        </w:rPr>
      </w:pPr>
      <w:proofErr w:type="spellStart"/>
      <w:r w:rsidRPr="00C66801">
        <w:rPr>
          <w:lang w:val="fr-FR"/>
        </w:rPr>
        <w:t>Functional</w:t>
      </w:r>
      <w:proofErr w:type="spellEnd"/>
      <w:r w:rsidR="00DE0666" w:rsidRPr="00C66801">
        <w:rPr>
          <w:lang w:val="fr-FR"/>
        </w:rPr>
        <w:t xml:space="preserve"> </w:t>
      </w:r>
      <w:r w:rsidR="00357269" w:rsidRPr="00C66801">
        <w:rPr>
          <w:lang w:val="fr-FR"/>
        </w:rPr>
        <w:t>Design Document</w:t>
      </w:r>
    </w:p>
    <w:p w:rsidR="00055A3C" w:rsidRPr="00243B11" w:rsidRDefault="00055A3C" w:rsidP="00E43A6A">
      <w:pPr>
        <w:rPr>
          <w:lang w:val="fr-FR"/>
        </w:rPr>
        <w:sectPr w:rsidR="00055A3C" w:rsidRPr="00243B1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En-ttedetabledesmatires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983"/>
        <w:gridCol w:w="1984"/>
        <w:gridCol w:w="3827"/>
      </w:tblGrid>
      <w:tr w:rsidR="00EC527E" w:rsidRPr="00DA11E5" w:rsidTr="00243B11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F2162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V1.0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2968C8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Hamzi BOUDIAF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2968C8" w:rsidP="002968C8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05/05</w:t>
            </w:r>
            <w:r w:rsidR="00F21629">
              <w:rPr>
                <w:sz w:val="21"/>
                <w:szCs w:val="24"/>
              </w:rPr>
              <w:t>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C6680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Creation</w:t>
            </w:r>
          </w:p>
        </w:tc>
      </w:tr>
      <w:tr w:rsidR="009914CF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DA11E5" w:rsidRDefault="009914CF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V2.0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DA11E5" w:rsidRDefault="009914CF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Sisi WANG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DA11E5" w:rsidRDefault="009914CF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07/05/2015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DA11E5" w:rsidRDefault="009914CF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proofErr w:type="spellStart"/>
            <w:r>
              <w:rPr>
                <w:sz w:val="21"/>
                <w:szCs w:val="24"/>
              </w:rPr>
              <w:t>Modificaiton</w:t>
            </w:r>
            <w:proofErr w:type="spellEnd"/>
          </w:p>
        </w:tc>
      </w:tr>
      <w:tr w:rsidR="009914CF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9914CF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9914CF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9914CF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9914CF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Sansinterligne"/>
        <w:rPr>
          <w:lang w:val="en-GB"/>
        </w:rPr>
      </w:pPr>
    </w:p>
    <w:p w:rsidR="00EC527E" w:rsidRPr="00DA11E5" w:rsidRDefault="00EC527E" w:rsidP="00EC527E">
      <w:pPr>
        <w:pStyle w:val="En-ttedetabledesmatires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3976"/>
        <w:gridCol w:w="1696"/>
        <w:gridCol w:w="1370"/>
        <w:gridCol w:w="2030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41245C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Florent ESTUPINA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AD1F11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Hybris</w:t>
            </w:r>
            <w:proofErr w:type="spellEnd"/>
            <w:r>
              <w:rPr>
                <w:rFonts w:ascii="Calibri" w:hAnsi="Calibri"/>
                <w:b/>
                <w:sz w:val="22"/>
                <w:szCs w:val="22"/>
              </w:rPr>
              <w:t xml:space="preserve"> developer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AD1F11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19/05/2015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AD1F11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Validation</w:t>
            </w: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En-ttedetabledesmatires"/>
      </w:pPr>
      <w:r w:rsidRPr="00DA11E5">
        <w:t>Document references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F21629" w:rsidRPr="00DA11E5" w:rsidTr="00292ED5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292ED5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F21629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243B11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  <w:r w:rsidRPr="00243B11">
              <w:rPr>
                <w:rFonts w:cs="Calibri"/>
                <w:sz w:val="21"/>
                <w:szCs w:val="24"/>
              </w:rPr>
              <w:t>CGHA_Multicart_FDD_V1.0.docx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F21629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V1.0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243B11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05/05/2015</w:t>
            </w:r>
          </w:p>
        </w:tc>
      </w:tr>
      <w:tr w:rsidR="00BC1123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1123" w:rsidRPr="00DA11E5" w:rsidRDefault="00BC1123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BC1123" w:rsidRPr="00243B11" w:rsidRDefault="00BC1123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  <w:r>
              <w:rPr>
                <w:rFonts w:cs="Calibri"/>
                <w:sz w:val="21"/>
                <w:szCs w:val="24"/>
              </w:rPr>
              <w:t>CGHA_Multicart_FDD_V2</w:t>
            </w:r>
            <w:r w:rsidRPr="00243B11">
              <w:rPr>
                <w:rFonts w:cs="Calibri"/>
                <w:sz w:val="21"/>
                <w:szCs w:val="24"/>
              </w:rPr>
              <w:t>.0.docx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1123" w:rsidRDefault="00BC1123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V2.0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BC1123" w:rsidRDefault="0028341D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07</w:t>
            </w:r>
            <w:r w:rsidR="00BC1123">
              <w:rPr>
                <w:sz w:val="21"/>
                <w:szCs w:val="24"/>
              </w:rPr>
              <w:t>/05/2015</w:t>
            </w: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Titre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bookmarkStart w:id="1" w:name="_Toc418677362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  <w:bookmarkEnd w:id="1"/>
    </w:p>
    <w:p w:rsidR="00EC527E" w:rsidRPr="00ED1837" w:rsidRDefault="00EC527E" w:rsidP="00EC527E">
      <w:pPr>
        <w:pStyle w:val="Sansinterligne"/>
      </w:pPr>
    </w:p>
    <w:p w:rsidR="008619C1" w:rsidRDefault="00B217AD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B217AD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B217AD">
        <w:rPr>
          <w:rFonts w:ascii="Calibri" w:hAnsi="Calibri"/>
          <w:szCs w:val="22"/>
        </w:rPr>
        <w:fldChar w:fldCharType="separate"/>
      </w:r>
      <w:hyperlink w:anchor="_Toc418677362" w:history="1">
        <w:r w:rsidR="008619C1" w:rsidRPr="0080058C">
          <w:rPr>
            <w:rStyle w:val="Lienhypertexte"/>
            <w:rFonts w:ascii="Calibri" w:eastAsia="Times New Roman" w:hAnsi="Calibri" w:cs="Times New Roman"/>
            <w:caps/>
            <w:spacing w:val="15"/>
            <w:lang w:val="en-US" w:bidi="en-US"/>
          </w:rPr>
          <w:t>Table of Contents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677363" w:history="1">
        <w:r w:rsidR="008619C1" w:rsidRPr="0080058C">
          <w:rPr>
            <w:rStyle w:val="Lienhypertexte"/>
            <w:lang w:val="en-US"/>
          </w:rPr>
          <w:t>1</w:t>
        </w:r>
        <w:r w:rsidR="008619C1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8619C1" w:rsidRPr="0080058C">
          <w:rPr>
            <w:rStyle w:val="Lienhypertexte"/>
            <w:lang w:val="en-US"/>
          </w:rPr>
          <w:t>Introduction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64" w:history="1">
        <w:r w:rsidR="008619C1" w:rsidRPr="0080058C">
          <w:rPr>
            <w:rStyle w:val="Lienhypertexte"/>
            <w:lang w:val="en-US"/>
          </w:rPr>
          <w:t>1.1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  <w:lang w:val="en-US"/>
          </w:rPr>
          <w:t>Aim of this document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65" w:history="1">
        <w:r w:rsidR="008619C1" w:rsidRPr="0080058C">
          <w:rPr>
            <w:rStyle w:val="Lienhypertexte"/>
            <w:lang w:val="en-US"/>
          </w:rPr>
          <w:t>1.2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  <w:lang w:val="en-US"/>
          </w:rPr>
          <w:t>Reading the specifications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677366" w:history="1">
        <w:r w:rsidR="008619C1" w:rsidRPr="0080058C">
          <w:rPr>
            <w:rStyle w:val="Lienhypertexte"/>
          </w:rPr>
          <w:t>2</w:t>
        </w:r>
        <w:r w:rsidR="008619C1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8619C1" w:rsidRPr="0080058C">
          <w:rPr>
            <w:rStyle w:val="Lienhypertexte"/>
          </w:rPr>
          <w:t>Multi-cart module description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67" w:history="1">
        <w:r w:rsidR="008619C1" w:rsidRPr="0080058C">
          <w:rPr>
            <w:rStyle w:val="Lienhypertexte"/>
            <w:lang w:val="en-US"/>
          </w:rPr>
          <w:t>2.1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Benefits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68" w:history="1">
        <w:r w:rsidR="008619C1" w:rsidRPr="0080058C">
          <w:rPr>
            <w:rStyle w:val="Lienhypertexte"/>
            <w:lang w:val="en-US"/>
          </w:rPr>
          <w:t>2.2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Description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69" w:history="1">
        <w:r w:rsidR="008619C1" w:rsidRPr="0080058C">
          <w:rPr>
            <w:rStyle w:val="Lienhypertexte"/>
            <w:lang w:val="en-US"/>
          </w:rPr>
          <w:t>2.3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Use case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0" w:history="1">
        <w:r w:rsidR="008619C1" w:rsidRPr="0080058C">
          <w:rPr>
            <w:rStyle w:val="Lienhypertexte"/>
            <w:lang w:val="en-US"/>
          </w:rPr>
          <w:t>2.3.1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Create a new cart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1" w:history="1">
        <w:r w:rsidR="008619C1" w:rsidRPr="0080058C">
          <w:rPr>
            <w:rStyle w:val="Lienhypertexte"/>
            <w:lang w:val="en-US"/>
          </w:rPr>
          <w:t>2.3.2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Manage my carts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2" w:history="1">
        <w:r w:rsidR="008619C1" w:rsidRPr="0080058C">
          <w:rPr>
            <w:rStyle w:val="Lienhypertexte"/>
            <w:lang w:val="en-US"/>
          </w:rPr>
          <w:t>2.3.3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Share my cart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3" w:history="1">
        <w:r w:rsidR="008619C1" w:rsidRPr="0080058C">
          <w:rPr>
            <w:rStyle w:val="Lienhypertexte"/>
            <w:lang w:val="en-US"/>
          </w:rPr>
          <w:t>2.3.4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Update the cart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4" w:history="1">
        <w:r w:rsidR="008619C1" w:rsidRPr="0080058C">
          <w:rPr>
            <w:rStyle w:val="Lienhypertexte"/>
            <w:lang w:val="en-US"/>
          </w:rPr>
          <w:t>2.4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Functional details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5" w:history="1">
        <w:r w:rsidR="008619C1" w:rsidRPr="0080058C">
          <w:rPr>
            <w:rStyle w:val="Lienhypertexte"/>
            <w:lang w:val="en-US"/>
          </w:rPr>
          <w:t>2.4.1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Create a new cart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6" w:history="1">
        <w:r w:rsidR="008619C1" w:rsidRPr="0080058C">
          <w:rPr>
            <w:rStyle w:val="Lienhypertexte"/>
            <w:lang w:val="en-US"/>
          </w:rPr>
          <w:t>2.4.2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Manage my carts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7" w:history="1">
        <w:r w:rsidR="008619C1" w:rsidRPr="0080058C">
          <w:rPr>
            <w:rStyle w:val="Lienhypertexte"/>
            <w:lang w:val="en-US"/>
          </w:rPr>
          <w:t>2.4.3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Share my cart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619C1" w:rsidRDefault="00B217AD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7378" w:history="1">
        <w:r w:rsidR="008619C1" w:rsidRPr="0080058C">
          <w:rPr>
            <w:rStyle w:val="Lienhypertexte"/>
            <w:lang w:val="en-US"/>
          </w:rPr>
          <w:t>2.4.4</w:t>
        </w:r>
        <w:r w:rsidR="008619C1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8619C1" w:rsidRPr="0080058C">
          <w:rPr>
            <w:rStyle w:val="Lienhypertexte"/>
          </w:rPr>
          <w:t>Update the cart</w:t>
        </w:r>
        <w:r w:rsidR="008619C1">
          <w:rPr>
            <w:webHidden/>
          </w:rPr>
          <w:tab/>
        </w:r>
        <w:r>
          <w:rPr>
            <w:webHidden/>
          </w:rPr>
          <w:fldChar w:fldCharType="begin"/>
        </w:r>
        <w:r w:rsidR="008619C1">
          <w:rPr>
            <w:webHidden/>
          </w:rPr>
          <w:instrText xml:space="preserve"> PAGEREF _Toc418677378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619C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5799C" w:rsidRDefault="00B217AD" w:rsidP="00EC527E">
      <w:pPr>
        <w:pStyle w:val="IS-TOCTitleCentered"/>
        <w:rPr>
          <w:rFonts w:ascii="Calibri" w:hAnsi="Calibri"/>
          <w:sz w:val="22"/>
          <w:szCs w:val="22"/>
        </w:rPr>
      </w:pPr>
      <w:r w:rsidRPr="00EC527E">
        <w:rPr>
          <w:rFonts w:ascii="Calibri" w:hAnsi="Calibri"/>
          <w:sz w:val="22"/>
          <w:szCs w:val="22"/>
        </w:rPr>
        <w:fldChar w:fldCharType="end"/>
      </w: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Pr="00A124B7" w:rsidRDefault="0085799C" w:rsidP="00D621A2">
      <w:pPr>
        <w:pStyle w:val="Titre1"/>
        <w:rPr>
          <w:lang w:val="en-US"/>
        </w:rPr>
      </w:pPr>
      <w:bookmarkStart w:id="2" w:name="_Toc373855532"/>
      <w:bookmarkStart w:id="3" w:name="_Toc393985938"/>
      <w:bookmarkStart w:id="4" w:name="_Toc418677363"/>
      <w:r w:rsidRPr="00A124B7">
        <w:rPr>
          <w:lang w:val="en-US"/>
        </w:rPr>
        <w:lastRenderedPageBreak/>
        <w:t>Introduction</w:t>
      </w:r>
      <w:bookmarkEnd w:id="2"/>
      <w:bookmarkEnd w:id="3"/>
      <w:bookmarkEnd w:id="4"/>
    </w:p>
    <w:p w:rsidR="0085799C" w:rsidRDefault="0085799C" w:rsidP="00D621A2">
      <w:pPr>
        <w:pStyle w:val="Titre2"/>
        <w:rPr>
          <w:lang w:val="en-US"/>
        </w:rPr>
      </w:pPr>
      <w:bookmarkStart w:id="5" w:name="_Toc373855533"/>
      <w:bookmarkStart w:id="6" w:name="_Toc393985939"/>
      <w:bookmarkStart w:id="7" w:name="_Toc418677364"/>
      <w:r>
        <w:rPr>
          <w:lang w:val="en-US"/>
        </w:rPr>
        <w:t>Aim of this document</w:t>
      </w:r>
      <w:bookmarkEnd w:id="5"/>
      <w:bookmarkEnd w:id="6"/>
      <w:bookmarkEnd w:id="7"/>
    </w:p>
    <w:p w:rsidR="00D621A2" w:rsidRDefault="0085799C" w:rsidP="00D621A2">
      <w:pPr>
        <w:rPr>
          <w:lang w:val="en-US"/>
        </w:rPr>
      </w:pPr>
      <w:r>
        <w:rPr>
          <w:lang w:val="en-US"/>
        </w:rPr>
        <w:t>The aim of this document is to provide the Functional Requirement Specificati</w:t>
      </w:r>
      <w:r w:rsidR="00F1567C">
        <w:rPr>
          <w:lang w:val="en-US"/>
        </w:rPr>
        <w:t>ons (FRS) corresponding to the f</w:t>
      </w:r>
      <w:r>
        <w:rPr>
          <w:lang w:val="en-US"/>
        </w:rPr>
        <w:t>unction</w:t>
      </w:r>
      <w:r w:rsidR="001C2F83">
        <w:rPr>
          <w:lang w:val="en-US"/>
        </w:rPr>
        <w:t xml:space="preserve">al description of requirements of the module </w:t>
      </w:r>
      <w:r w:rsidR="00243B11">
        <w:rPr>
          <w:lang w:val="en-US"/>
        </w:rPr>
        <w:t>Multi-cart</w:t>
      </w:r>
      <w:r w:rsidR="001C2F83">
        <w:rPr>
          <w:lang w:val="en-US"/>
        </w:rPr>
        <w:t>.</w:t>
      </w:r>
    </w:p>
    <w:p w:rsidR="00D621A2" w:rsidRPr="001C2F83" w:rsidRDefault="00D621A2" w:rsidP="00D621A2">
      <w:pPr>
        <w:pStyle w:val="Titre2"/>
        <w:rPr>
          <w:lang w:val="en-US"/>
        </w:rPr>
      </w:pPr>
      <w:bookmarkStart w:id="8" w:name="_Toc373855534"/>
      <w:bookmarkStart w:id="9" w:name="_Ref381041207"/>
      <w:bookmarkStart w:id="10" w:name="_Toc393985940"/>
      <w:bookmarkStart w:id="11" w:name="_Toc418677365"/>
      <w:r>
        <w:rPr>
          <w:lang w:val="en-US"/>
        </w:rPr>
        <w:t>Reading the specifications</w:t>
      </w:r>
      <w:bookmarkEnd w:id="8"/>
      <w:bookmarkEnd w:id="9"/>
      <w:bookmarkEnd w:id="10"/>
      <w:bookmarkEnd w:id="11"/>
    </w:p>
    <w:p w:rsidR="00D621A2" w:rsidRDefault="00D621A2" w:rsidP="00D621A2">
      <w:pPr>
        <w:rPr>
          <w:lang w:val="en-US"/>
        </w:rPr>
      </w:pPr>
      <w:proofErr w:type="gramStart"/>
      <w:r>
        <w:rPr>
          <w:lang w:val="en-US"/>
        </w:rPr>
        <w:t>Each functionality</w:t>
      </w:r>
      <w:proofErr w:type="gramEnd"/>
      <w:r>
        <w:rPr>
          <w:lang w:val="en-US"/>
        </w:rPr>
        <w:t xml:space="preserve"> is described as follows:</w:t>
      </w:r>
    </w:p>
    <w:p w:rsidR="00D621A2" w:rsidRPr="00584EAD" w:rsidRDefault="00D621A2" w:rsidP="00D621A2">
      <w:pPr>
        <w:rPr>
          <w:b/>
          <w:lang w:val="en-US"/>
        </w:rPr>
      </w:pPr>
      <w:r w:rsidRPr="00584EAD">
        <w:rPr>
          <w:b/>
          <w:lang w:val="en-US"/>
        </w:rPr>
        <w:t>Alert messages</w:t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Alert messages post</w:t>
      </w:r>
      <w:r w:rsidR="00692E3E" w:rsidRPr="00692E3E">
        <w:rPr>
          <w:lang w:val="en-US"/>
        </w:rPr>
        <w:t xml:space="preserve"> </w:t>
      </w:r>
      <w:r w:rsidRPr="00692E3E">
        <w:rPr>
          <w:lang w:val="en-US"/>
        </w:rPr>
        <w:t>fixed with (*) are given as information. They will be updated globally during the project.</w:t>
      </w:r>
    </w:p>
    <w:p w:rsidR="00D621A2" w:rsidRDefault="00D621A2" w:rsidP="00D621A2">
      <w:pPr>
        <w:rPr>
          <w:lang w:val="en-US"/>
        </w:rPr>
      </w:pPr>
    </w:p>
    <w:p w:rsidR="00D621A2" w:rsidRPr="00584EAD" w:rsidRDefault="00D621A2" w:rsidP="00D621A2">
      <w:pPr>
        <w:rPr>
          <w:b/>
          <w:lang w:val="en-US"/>
        </w:rPr>
      </w:pPr>
      <w:r w:rsidRPr="00584EAD">
        <w:rPr>
          <w:b/>
          <w:lang w:val="en-US"/>
        </w:rPr>
        <w:t>As a customer, I want to etc.</w:t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Story description for each functionality.</w:t>
      </w:r>
    </w:p>
    <w:p w:rsidR="00D621A2" w:rsidRDefault="00D621A2" w:rsidP="00D621A2">
      <w:pPr>
        <w:rPr>
          <w:lang w:val="en-US"/>
        </w:rPr>
      </w:pPr>
    </w:p>
    <w:p w:rsidR="00D621A2" w:rsidRDefault="00B217AD" w:rsidP="00D621A2">
      <w:pPr>
        <w:jc w:val="center"/>
        <w:rPr>
          <w:lang w:val="en-US"/>
        </w:rPr>
      </w:pPr>
      <w:r w:rsidRPr="00B217AD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1" o:spid="_x0000_s1029" type="#_x0000_t202" style="position:absolute;left:0;text-align:left;margin-left:86.65pt;margin-top:15.2pt;width:27.65pt;height:26.8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" filled="f" stroked="f">
            <v:textbox>
              <w:txbxContent>
                <w:p w:rsidR="00D621A2" w:rsidRPr="00911C6D" w:rsidRDefault="00D621A2" w:rsidP="00D621A2">
                  <w:pPr>
                    <w:rPr>
                      <w:sz w:val="32"/>
                    </w:rPr>
                  </w:pPr>
                  <w:r w:rsidRPr="00911C6D">
                    <w:rPr>
                      <w:sz w:val="32"/>
                    </w:rPr>
                    <w:sym w:font="Wingdings" w:char="F08C"/>
                  </w:r>
                </w:p>
              </w:txbxContent>
            </v:textbox>
          </v:shape>
        </w:pict>
      </w:r>
      <w:r w:rsidRPr="00B217AD">
        <w:rPr>
          <w:noProof/>
          <w:lang w:eastAsia="fr-FR"/>
        </w:rPr>
        <w:pict>
          <v:shape id="Text Box 510" o:spid="_x0000_s1028" type="#_x0000_t202" style="position:absolute;left:0;text-align:left;margin-left:193.15pt;margin-top:8.95pt;width:27.65pt;height:26.8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PEvQIAAMM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" filled="f" stroked="f">
            <v:textbox>
              <w:txbxContent>
                <w:p w:rsidR="00D621A2" w:rsidRPr="002061C4" w:rsidRDefault="00D621A2" w:rsidP="00D621A2">
                  <w:r>
                    <w:rPr>
                      <w:sz w:val="32"/>
                    </w:rPr>
                    <w:sym w:font="Wingdings" w:char="F08D"/>
                  </w:r>
                </w:p>
              </w:txbxContent>
            </v:textbox>
          </v:shape>
        </w:pict>
      </w:r>
      <w:r w:rsidRPr="00B217AD">
        <w:rPr>
          <w:noProof/>
          <w:lang w:eastAsia="fr-FR"/>
        </w:rPr>
        <w:pict>
          <v:rect id="Rectangle 507" o:spid="_x0000_s1027" style="position:absolute;left:0;text-align:left;margin-left:217.05pt;margin-top:19.75pt;width:96pt;height:16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" filled="f" strokecolor="#c0504d" strokeweight="2.5pt">
            <v:shadow color="#868686"/>
          </v:rect>
        </w:pict>
      </w:r>
      <w:r w:rsidRPr="00B217AD">
        <w:rPr>
          <w:noProof/>
          <w:lang w:eastAsia="fr-FR"/>
        </w:rPr>
        <w:pict>
          <v:rect id="Rectangle 506" o:spid="_x0000_s1026" style="position:absolute;left:0;text-align:left;margin-left:96.5pt;margin-top:39.75pt;width:290.5pt;height:16.7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" filled="f" strokecolor="#c0504d" strokeweight="2.5pt">
            <v:shadow color="#868686"/>
          </v:rect>
        </w:pict>
      </w:r>
      <w:r w:rsidR="00D621A2" w:rsidRPr="006737E2">
        <w:rPr>
          <w:noProof/>
          <w:lang w:val="en-US"/>
        </w:rPr>
        <w:drawing>
          <wp:inline distT="0" distB="0" distL="0" distR="0">
            <wp:extent cx="3890282" cy="794238"/>
            <wp:effectExtent l="19050" t="0" r="0" b="0"/>
            <wp:docPr id="6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83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82" cy="7942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The screen shot is used to illustrate the functionality.</w:t>
      </w:r>
    </w:p>
    <w:p w:rsidR="00D621A2" w:rsidRDefault="00D621A2" w:rsidP="00D621A2">
      <w:pPr>
        <w:rPr>
          <w:lang w:val="en-US"/>
        </w:rPr>
      </w:pPr>
    </w:p>
    <w:p w:rsidR="00D621A2" w:rsidRDefault="00D621A2" w:rsidP="00D621A2">
      <w:pPr>
        <w:pStyle w:val="Titre6"/>
        <w:numPr>
          <w:ilvl w:val="0"/>
          <w:numId w:val="0"/>
        </w:numPr>
        <w:ind w:left="1152" w:hanging="1152"/>
      </w:pPr>
      <w:r>
        <w:t>Description - specific</w:t>
      </w:r>
    </w:p>
    <w:tbl>
      <w:tblPr>
        <w:tblW w:w="0" w:type="auto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/>
      </w:tblPr>
      <w:tblGrid>
        <w:gridCol w:w="1668"/>
        <w:gridCol w:w="8110"/>
      </w:tblGrid>
      <w:tr w:rsidR="00D621A2" w:rsidRPr="00CA7233" w:rsidTr="00234F62">
        <w:tc>
          <w:tcPr>
            <w:tcW w:w="166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D621A2" w:rsidRPr="00CA7233" w:rsidRDefault="00D621A2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Name</w:t>
            </w:r>
          </w:p>
        </w:tc>
        <w:tc>
          <w:tcPr>
            <w:tcW w:w="8110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D621A2" w:rsidRPr="00CA7233" w:rsidRDefault="00D621A2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D621A2" w:rsidRPr="00CA6ED3" w:rsidTr="00234F62">
        <w:tc>
          <w:tcPr>
            <w:tcW w:w="1668" w:type="dxa"/>
            <w:tcBorders>
              <w:right w:val="nil"/>
            </w:tcBorders>
          </w:tcPr>
          <w:p w:rsidR="00D621A2" w:rsidRPr="00CA7233" w:rsidRDefault="00D621A2" w:rsidP="00234F62">
            <w:pPr>
              <w:rPr>
                <w:b/>
                <w:bCs/>
                <w:lang w:val="en-US"/>
              </w:rPr>
            </w:pPr>
          </w:p>
        </w:tc>
        <w:tc>
          <w:tcPr>
            <w:tcW w:w="8110" w:type="dxa"/>
            <w:tcBorders>
              <w:left w:val="nil"/>
            </w:tcBorders>
          </w:tcPr>
          <w:p w:rsidR="00D621A2" w:rsidRPr="00CA7233" w:rsidRDefault="00D621A2" w:rsidP="00234F62">
            <w:pPr>
              <w:rPr>
                <w:lang w:val="en-US"/>
              </w:rPr>
            </w:pPr>
          </w:p>
        </w:tc>
      </w:tr>
    </w:tbl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Detailed description for the specific development</w:t>
      </w:r>
    </w:p>
    <w:p w:rsidR="00D621A2" w:rsidRDefault="00D621A2" w:rsidP="00D621A2">
      <w:pPr>
        <w:rPr>
          <w:lang w:val="en-US"/>
        </w:rPr>
      </w:pPr>
    </w:p>
    <w:p w:rsidR="007D0171" w:rsidRDefault="00896EDD" w:rsidP="00FA6DC6">
      <w:pPr>
        <w:pStyle w:val="Titre1"/>
      </w:pPr>
      <w:bookmarkStart w:id="12" w:name="_Toc418677366"/>
      <w:r>
        <w:lastRenderedPageBreak/>
        <w:t>Multi-cart</w:t>
      </w:r>
      <w:r w:rsidR="00FA6DC6">
        <w:t xml:space="preserve"> module description</w:t>
      </w:r>
      <w:bookmarkEnd w:id="12"/>
    </w:p>
    <w:p w:rsidR="008F75E6" w:rsidRDefault="008F75E6" w:rsidP="00FA6DC6">
      <w:pPr>
        <w:pStyle w:val="Titre2"/>
      </w:pPr>
      <w:bookmarkStart w:id="13" w:name="_Toc418677367"/>
      <w:r>
        <w:t>Benefits</w:t>
      </w:r>
      <w:bookmarkEnd w:id="13"/>
    </w:p>
    <w:p w:rsidR="008F75E6" w:rsidRDefault="008F75E6" w:rsidP="008F75E6">
      <w:pPr>
        <w:pStyle w:val="IS-Bodytext"/>
        <w:jc w:val="both"/>
        <w:rPr>
          <w:lang w:val="en-US"/>
        </w:rPr>
      </w:pPr>
      <w:r>
        <w:rPr>
          <w:lang w:val="en-US"/>
        </w:rPr>
        <w:t>The multi-cart module offers f</w:t>
      </w:r>
      <w:r w:rsidRPr="008F75E6">
        <w:rPr>
          <w:lang w:val="en-US"/>
        </w:rPr>
        <w:t>lexibility in managing and sharing commercial activities</w:t>
      </w:r>
      <w:r>
        <w:rPr>
          <w:lang w:val="en-US"/>
        </w:rPr>
        <w:t xml:space="preserve">. </w:t>
      </w:r>
    </w:p>
    <w:p w:rsidR="009914CF" w:rsidRDefault="009914CF" w:rsidP="008F75E6">
      <w:pPr>
        <w:pStyle w:val="IS-Bodytext"/>
        <w:jc w:val="both"/>
        <w:rPr>
          <w:lang w:val="en-US"/>
        </w:rPr>
      </w:pPr>
      <w:r>
        <w:rPr>
          <w:lang w:val="en-US"/>
        </w:rPr>
        <w:t>It enables parallel work by offering multiple carts management.</w:t>
      </w:r>
    </w:p>
    <w:p w:rsidR="005A197E" w:rsidRPr="008F75E6" w:rsidRDefault="00FA6DC6" w:rsidP="008F75E6">
      <w:pPr>
        <w:pStyle w:val="Titre2"/>
      </w:pPr>
      <w:bookmarkStart w:id="14" w:name="_Toc418677368"/>
      <w:r>
        <w:t>Description</w:t>
      </w:r>
      <w:bookmarkEnd w:id="14"/>
    </w:p>
    <w:p w:rsidR="004A522D" w:rsidRDefault="008F75E6" w:rsidP="00896EDD">
      <w:pPr>
        <w:pStyle w:val="IS-Bodytext"/>
        <w:jc w:val="both"/>
        <w:rPr>
          <w:lang w:val="en-US"/>
        </w:rPr>
      </w:pPr>
      <w:r>
        <w:rPr>
          <w:lang w:val="en-US"/>
        </w:rPr>
        <w:t>The multi-cart module</w:t>
      </w:r>
      <w:r w:rsidR="00896EDD">
        <w:rPr>
          <w:lang w:val="en-US"/>
        </w:rPr>
        <w:t xml:space="preserve"> enable</w:t>
      </w:r>
      <w:r w:rsidR="009914CF">
        <w:rPr>
          <w:lang w:val="en-US"/>
        </w:rPr>
        <w:t>s</w:t>
      </w:r>
      <w:r w:rsidR="00896EDD">
        <w:rPr>
          <w:lang w:val="en-US"/>
        </w:rPr>
        <w:t xml:space="preserve"> the multiples carts management. </w:t>
      </w:r>
    </w:p>
    <w:p w:rsidR="00144C00" w:rsidRDefault="00F1567C" w:rsidP="00144C00">
      <w:pPr>
        <w:pStyle w:val="IS-Bodytext"/>
        <w:jc w:val="both"/>
        <w:rPr>
          <w:lang w:val="en-US"/>
        </w:rPr>
      </w:pPr>
      <w:r>
        <w:rPr>
          <w:lang w:val="en-US"/>
        </w:rPr>
        <w:t xml:space="preserve">This module allows the creation and </w:t>
      </w:r>
      <w:r w:rsidR="006C602B">
        <w:rPr>
          <w:lang w:val="en-US"/>
        </w:rPr>
        <w:t>management</w:t>
      </w:r>
      <w:r>
        <w:rPr>
          <w:lang w:val="en-US"/>
        </w:rPr>
        <w:t xml:space="preserve"> of multiple carts. T</w:t>
      </w:r>
      <w:r w:rsidR="003A02E7">
        <w:rPr>
          <w:lang w:val="en-US"/>
        </w:rPr>
        <w:t xml:space="preserve">he user can also share his cart with </w:t>
      </w:r>
      <w:r w:rsidR="009914CF">
        <w:rPr>
          <w:lang w:val="en-US"/>
        </w:rPr>
        <w:t>the members of his B2B unit</w:t>
      </w:r>
      <w:r w:rsidR="003A02E7">
        <w:rPr>
          <w:lang w:val="en-US"/>
        </w:rPr>
        <w:t xml:space="preserve">. </w:t>
      </w:r>
    </w:p>
    <w:p w:rsidR="00144C00" w:rsidRPr="006C602B" w:rsidRDefault="00144C00" w:rsidP="00144C00">
      <w:pPr>
        <w:pStyle w:val="IS-Bodytext"/>
        <w:jc w:val="both"/>
        <w:rPr>
          <w:lang w:val="en-US"/>
        </w:rPr>
      </w:pPr>
      <w:r w:rsidRPr="006C602B">
        <w:rPr>
          <w:lang w:val="en-US"/>
        </w:rPr>
        <w:t>The current cart can be changed at any time through the order history page</w:t>
      </w:r>
      <w:r>
        <w:rPr>
          <w:lang w:val="en-US"/>
        </w:rPr>
        <w:t>.</w:t>
      </w:r>
    </w:p>
    <w:p w:rsidR="005A197E" w:rsidRPr="006C602B" w:rsidRDefault="009914CF" w:rsidP="00144C00">
      <w:pPr>
        <w:pStyle w:val="IS-Bodytext"/>
        <w:jc w:val="both"/>
        <w:rPr>
          <w:lang w:val="en-US"/>
        </w:rPr>
      </w:pPr>
      <w:r>
        <w:rPr>
          <w:lang w:val="en-US"/>
        </w:rPr>
        <w:t>T</w:t>
      </w:r>
      <w:r w:rsidR="00144C00" w:rsidRPr="006C602B">
        <w:rPr>
          <w:lang w:val="en-US"/>
        </w:rPr>
        <w:t>he user can search</w:t>
      </w:r>
      <w:r>
        <w:rPr>
          <w:lang w:val="en-US"/>
        </w:rPr>
        <w:t xml:space="preserve"> </w:t>
      </w:r>
      <w:r w:rsidR="003861C3">
        <w:rPr>
          <w:lang w:val="en-US"/>
        </w:rPr>
        <w:t xml:space="preserve">for </w:t>
      </w:r>
      <w:r w:rsidR="003861C3" w:rsidRPr="006C602B">
        <w:rPr>
          <w:lang w:val="en-US"/>
        </w:rPr>
        <w:t>a</w:t>
      </w:r>
      <w:r>
        <w:rPr>
          <w:lang w:val="en-US"/>
        </w:rPr>
        <w:t xml:space="preserve"> cart of his B2B unit in the advanced cart(s)/order(s) page.</w:t>
      </w:r>
      <w:r w:rsidR="003861C3" w:rsidRPr="006C602B" w:rsidDel="003861C3">
        <w:rPr>
          <w:lang w:val="en-US"/>
        </w:rPr>
        <w:t xml:space="preserve"> </w:t>
      </w:r>
      <w:r>
        <w:rPr>
          <w:lang w:val="en-US"/>
        </w:rPr>
        <w:t xml:space="preserve">Please check the details in the documentation </w:t>
      </w:r>
      <w:r w:rsidR="00741B23">
        <w:rPr>
          <w:lang w:val="en-US"/>
        </w:rPr>
        <w:t>CGHA_AdvancedSearchOrders_FDD.docx</w:t>
      </w:r>
    </w:p>
    <w:p w:rsidR="00FA6DC6" w:rsidRDefault="00FA6DC6" w:rsidP="00FA6DC6">
      <w:pPr>
        <w:pStyle w:val="Titre2"/>
      </w:pPr>
      <w:bookmarkStart w:id="15" w:name="_Toc418677369"/>
      <w:r>
        <w:t>Use case</w:t>
      </w:r>
      <w:bookmarkEnd w:id="15"/>
      <w:r w:rsidR="00C2603A">
        <w:t>s</w:t>
      </w:r>
    </w:p>
    <w:p w:rsidR="001A4D06" w:rsidRPr="001A4D06" w:rsidRDefault="00896EDD" w:rsidP="001A4D06">
      <w:pPr>
        <w:pStyle w:val="Titre3"/>
      </w:pPr>
      <w:bookmarkStart w:id="16" w:name="_Toc418677370"/>
      <w:r>
        <w:t>Create a new cart</w:t>
      </w:r>
      <w:bookmarkEnd w:id="16"/>
    </w:p>
    <w:p w:rsidR="00307C04" w:rsidRDefault="001A4D06" w:rsidP="001A4D06">
      <w:r>
        <w:t>As a customer</w:t>
      </w:r>
      <w:r w:rsidR="006D3E3A">
        <w:t>,</w:t>
      </w:r>
      <w:r>
        <w:t xml:space="preserve"> I want to </w:t>
      </w:r>
      <w:r w:rsidR="00C66C68">
        <w:t xml:space="preserve">create a new cart. </w:t>
      </w:r>
    </w:p>
    <w:p w:rsidR="007E6BA0" w:rsidRDefault="007E6BA0" w:rsidP="007E6BA0">
      <w:pPr>
        <w:pStyle w:val="Titre3"/>
      </w:pPr>
      <w:bookmarkStart w:id="17" w:name="_Toc418677371"/>
      <w:r>
        <w:t>Manage my carts</w:t>
      </w:r>
      <w:bookmarkEnd w:id="17"/>
    </w:p>
    <w:p w:rsidR="007E6BA0" w:rsidRDefault="007E6BA0" w:rsidP="007E6BA0">
      <w:r>
        <w:t>As a customer, I want to manage my cart:</w:t>
      </w:r>
    </w:p>
    <w:p w:rsidR="007E6BA0" w:rsidRPr="00C37884" w:rsidRDefault="007E6BA0" w:rsidP="007E6BA0">
      <w:pPr>
        <w:pStyle w:val="Paragraphedeliste"/>
        <w:numPr>
          <w:ilvl w:val="0"/>
          <w:numId w:val="24"/>
        </w:numPr>
        <w:rPr>
          <w:rFonts w:ascii="Arial" w:eastAsia="Arial" w:hAnsi="Arial" w:cs="Arial"/>
          <w:sz w:val="20"/>
          <w:szCs w:val="20"/>
          <w:lang w:eastAsia="en-US"/>
        </w:rPr>
      </w:pPr>
      <w:r w:rsidRPr="00C37884">
        <w:rPr>
          <w:rFonts w:ascii="Arial" w:eastAsia="Arial" w:hAnsi="Arial" w:cs="Arial"/>
          <w:sz w:val="20"/>
          <w:szCs w:val="20"/>
          <w:lang w:eastAsia="en-US"/>
        </w:rPr>
        <w:t>The cart name</w:t>
      </w:r>
    </w:p>
    <w:p w:rsidR="007E6BA0" w:rsidRDefault="007E6BA0" w:rsidP="007E6BA0">
      <w:pPr>
        <w:pStyle w:val="Paragraphedeliste"/>
        <w:numPr>
          <w:ilvl w:val="0"/>
          <w:numId w:val="24"/>
        </w:numPr>
        <w:rPr>
          <w:rFonts w:ascii="Arial" w:eastAsia="Arial" w:hAnsi="Arial" w:cs="Arial"/>
          <w:sz w:val="20"/>
          <w:szCs w:val="20"/>
          <w:lang w:eastAsia="en-US"/>
        </w:rPr>
      </w:pPr>
      <w:r w:rsidRPr="00C37884">
        <w:rPr>
          <w:rFonts w:ascii="Arial" w:eastAsia="Arial" w:hAnsi="Arial" w:cs="Arial"/>
          <w:sz w:val="20"/>
          <w:szCs w:val="20"/>
          <w:lang w:eastAsia="en-US"/>
        </w:rPr>
        <w:t>The notification</w:t>
      </w:r>
    </w:p>
    <w:p w:rsidR="00341068" w:rsidRPr="00C37884" w:rsidRDefault="00341068" w:rsidP="007E6BA0">
      <w:pPr>
        <w:pStyle w:val="Paragraphedeliste"/>
        <w:numPr>
          <w:ilvl w:val="0"/>
          <w:numId w:val="24"/>
        </w:numPr>
        <w:rPr>
          <w:rFonts w:ascii="Arial" w:eastAsia="Arial" w:hAnsi="Arial" w:cs="Arial"/>
          <w:sz w:val="20"/>
          <w:szCs w:val="20"/>
          <w:lang w:eastAsia="en-US"/>
        </w:rPr>
      </w:pPr>
      <w:r>
        <w:rPr>
          <w:rFonts w:ascii="Arial" w:eastAsia="Arial" w:hAnsi="Arial" w:cs="Arial"/>
          <w:sz w:val="20"/>
          <w:szCs w:val="20"/>
          <w:lang w:eastAsia="en-US"/>
        </w:rPr>
        <w:t>The modification</w:t>
      </w:r>
    </w:p>
    <w:p w:rsidR="007E6BA0" w:rsidRPr="00C37884" w:rsidRDefault="007E6BA0" w:rsidP="007E6BA0">
      <w:pPr>
        <w:pStyle w:val="Paragraphedeliste"/>
        <w:numPr>
          <w:ilvl w:val="0"/>
          <w:numId w:val="24"/>
        </w:numPr>
        <w:rPr>
          <w:rFonts w:ascii="Arial" w:eastAsia="Arial" w:hAnsi="Arial" w:cs="Arial"/>
          <w:sz w:val="20"/>
          <w:szCs w:val="20"/>
          <w:lang w:eastAsia="en-US"/>
        </w:rPr>
      </w:pPr>
      <w:r w:rsidRPr="00C37884">
        <w:rPr>
          <w:rFonts w:ascii="Arial" w:eastAsia="Arial" w:hAnsi="Arial" w:cs="Arial"/>
          <w:sz w:val="20"/>
          <w:szCs w:val="20"/>
          <w:lang w:eastAsia="en-US"/>
        </w:rPr>
        <w:t>The history</w:t>
      </w:r>
    </w:p>
    <w:p w:rsidR="007E6BA0" w:rsidRPr="00C37884" w:rsidRDefault="007E6BA0" w:rsidP="007E6BA0">
      <w:pPr>
        <w:pStyle w:val="Paragraphedeliste"/>
        <w:numPr>
          <w:ilvl w:val="0"/>
          <w:numId w:val="24"/>
        </w:numPr>
        <w:rPr>
          <w:rFonts w:ascii="Arial" w:eastAsia="Arial" w:hAnsi="Arial" w:cs="Arial"/>
          <w:sz w:val="20"/>
          <w:szCs w:val="20"/>
          <w:lang w:eastAsia="en-US"/>
        </w:rPr>
      </w:pPr>
      <w:r w:rsidRPr="00C37884">
        <w:rPr>
          <w:rFonts w:ascii="Arial" w:eastAsia="Arial" w:hAnsi="Arial" w:cs="Arial"/>
          <w:sz w:val="20"/>
          <w:szCs w:val="20"/>
          <w:lang w:eastAsia="en-US"/>
        </w:rPr>
        <w:t>The deletion</w:t>
      </w:r>
    </w:p>
    <w:p w:rsidR="00307C04" w:rsidRDefault="00896EDD" w:rsidP="00307C04">
      <w:pPr>
        <w:pStyle w:val="Titre3"/>
      </w:pPr>
      <w:bookmarkStart w:id="18" w:name="_Toc418677372"/>
      <w:r>
        <w:t>Share my cart</w:t>
      </w:r>
      <w:bookmarkEnd w:id="18"/>
    </w:p>
    <w:p w:rsidR="00FA6DC6" w:rsidRDefault="001A4D06" w:rsidP="00307C04">
      <w:r>
        <w:t xml:space="preserve"> </w:t>
      </w:r>
      <w:r w:rsidR="00307C04">
        <w:t>As a customer</w:t>
      </w:r>
      <w:r w:rsidR="00C66C68">
        <w:t>,</w:t>
      </w:r>
      <w:r w:rsidR="00307C04">
        <w:t xml:space="preserve"> I want to </w:t>
      </w:r>
      <w:r w:rsidR="00C66C68">
        <w:t>share my cart with my B2B unit colleagues.</w:t>
      </w:r>
    </w:p>
    <w:p w:rsidR="00896EDD" w:rsidRDefault="00C66C68" w:rsidP="00896EDD">
      <w:pPr>
        <w:pStyle w:val="Titre3"/>
      </w:pPr>
      <w:bookmarkStart w:id="19" w:name="_Toc418677373"/>
      <w:r>
        <w:t>Update the cart</w:t>
      </w:r>
      <w:bookmarkEnd w:id="19"/>
    </w:p>
    <w:p w:rsidR="00C66C68" w:rsidRPr="00C66C68" w:rsidRDefault="00C66C68" w:rsidP="00C66C68">
      <w:r>
        <w:t xml:space="preserve">As a customer, I want to update my cart. I want my B2B unit colleagues have the same </w:t>
      </w:r>
      <w:r w:rsidR="00043F54">
        <w:t xml:space="preserve">accessibility to the cart as I do </w:t>
      </w:r>
      <w:r>
        <w:t>but I want to be notified.</w:t>
      </w:r>
    </w:p>
    <w:p w:rsidR="00307C04" w:rsidRDefault="00307C04" w:rsidP="00307C04">
      <w:pPr>
        <w:pStyle w:val="Titre2"/>
      </w:pPr>
      <w:bookmarkStart w:id="20" w:name="_Toc418677374"/>
      <w:r>
        <w:t>Functional details</w:t>
      </w:r>
      <w:bookmarkEnd w:id="20"/>
    </w:p>
    <w:p w:rsidR="00736DC9" w:rsidRDefault="00736DC9" w:rsidP="00736DC9">
      <w:pPr>
        <w:pStyle w:val="Titre3"/>
      </w:pPr>
      <w:bookmarkStart w:id="21" w:name="_Toc418677375"/>
      <w:r>
        <w:t>Create a new cart</w:t>
      </w:r>
      <w:bookmarkEnd w:id="21"/>
    </w:p>
    <w:p w:rsidR="00C13B4C" w:rsidRDefault="00C13B4C" w:rsidP="00C13B4C"/>
    <w:p w:rsidR="00C13B4C" w:rsidRPr="00C13B4C" w:rsidRDefault="00C13B4C" w:rsidP="00C13B4C">
      <w:r>
        <w:rPr>
          <w:noProof/>
          <w:lang w:val="en-US"/>
        </w:rPr>
        <w:lastRenderedPageBreak/>
        <w:drawing>
          <wp:inline distT="0" distB="0" distL="0" distR="0">
            <wp:extent cx="6457950" cy="3238500"/>
            <wp:effectExtent l="19050" t="0" r="0" b="0"/>
            <wp:docPr id="27" name="Image 2" descr="D:\Users\hboudiaf\Documents\Hybris\B2B Asset\Specifications\multicart-new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hboudiaf\Documents\Hybris\B2B Asset\Specifications\multicart-newca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C04" w:rsidRDefault="00307C04" w:rsidP="00307C04">
      <w:r>
        <w:t xml:space="preserve"> Illustration: </w:t>
      </w:r>
      <w:proofErr w:type="spellStart"/>
      <w:r w:rsidR="00736DC9">
        <w:t>MyCarts</w:t>
      </w:r>
      <w:proofErr w:type="spellEnd"/>
      <w:r w:rsidR="00736DC9">
        <w:t xml:space="preserve"> </w:t>
      </w:r>
      <w:r w:rsidR="0093511E">
        <w:t xml:space="preserve">is </w:t>
      </w:r>
      <w:r w:rsidR="00910865">
        <w:t>accessible from</w:t>
      </w:r>
      <w:r>
        <w:t xml:space="preserve"> customer personal space</w:t>
      </w:r>
    </w:p>
    <w:p w:rsidR="00C13B4C" w:rsidRDefault="00C13B4C" w:rsidP="00307C04"/>
    <w:p w:rsidR="00E313F3" w:rsidRPr="00AD7C8C" w:rsidRDefault="00E313F3" w:rsidP="00E313F3">
      <w:pPr>
        <w:pStyle w:val="Titre6"/>
        <w:numPr>
          <w:ilvl w:val="0"/>
          <w:numId w:val="0"/>
        </w:numPr>
        <w:ind w:left="1152" w:hanging="1152"/>
        <w:rPr>
          <w:rStyle w:val="Rfrenceple"/>
        </w:rPr>
      </w:pPr>
      <w:r w:rsidRPr="00AD7C8C">
        <w:rPr>
          <w:rStyle w:val="Rfrenceple"/>
        </w:rPr>
        <w:t>Description - specific</w:t>
      </w:r>
    </w:p>
    <w:tbl>
      <w:tblPr>
        <w:tblW w:w="0" w:type="auto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/>
      </w:tblPr>
      <w:tblGrid>
        <w:gridCol w:w="1668"/>
        <w:gridCol w:w="8110"/>
      </w:tblGrid>
      <w:tr w:rsidR="00E313F3" w:rsidRPr="00CA7233" w:rsidTr="00234F62">
        <w:tc>
          <w:tcPr>
            <w:tcW w:w="166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E313F3" w:rsidRPr="00CA7233" w:rsidRDefault="00E313F3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Name</w:t>
            </w:r>
          </w:p>
        </w:tc>
        <w:tc>
          <w:tcPr>
            <w:tcW w:w="8110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E313F3" w:rsidRPr="00CA7233" w:rsidRDefault="00E313F3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75276B" w:rsidRPr="00CA6ED3" w:rsidTr="00234F62">
        <w:tc>
          <w:tcPr>
            <w:tcW w:w="1668" w:type="dxa"/>
            <w:tcBorders>
              <w:right w:val="nil"/>
            </w:tcBorders>
          </w:tcPr>
          <w:p w:rsidR="0075276B" w:rsidRPr="00E313F3" w:rsidRDefault="0075276B" w:rsidP="0018547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  <w:r w:rsidRPr="00E313F3">
              <w:rPr>
                <w:b/>
                <w:lang w:val="en-US"/>
              </w:rPr>
              <w:t xml:space="preserve"> – “</w:t>
            </w:r>
            <w:r w:rsidR="00136073">
              <w:rPr>
                <w:b/>
                <w:lang w:val="en-US"/>
              </w:rPr>
              <w:t>My</w:t>
            </w:r>
            <w:ins w:id="22" w:author="Sisi WANG (siswang)" w:date="2015-05-07T16:10:00Z">
              <w:r w:rsidR="0093511E">
                <w:rPr>
                  <w:b/>
                  <w:lang w:val="en-US"/>
                </w:rPr>
                <w:t xml:space="preserve"> </w:t>
              </w:r>
            </w:ins>
            <w:r w:rsidR="00136073">
              <w:rPr>
                <w:b/>
                <w:lang w:val="en-US"/>
              </w:rPr>
              <w:t>carts”</w:t>
            </w:r>
          </w:p>
        </w:tc>
        <w:tc>
          <w:tcPr>
            <w:tcW w:w="8110" w:type="dxa"/>
            <w:tcBorders>
              <w:left w:val="nil"/>
            </w:tcBorders>
          </w:tcPr>
          <w:p w:rsidR="0075276B" w:rsidRPr="00BC46A1" w:rsidRDefault="0018547E" w:rsidP="00E0745C">
            <w:pPr>
              <w:rPr>
                <w:lang w:val="en-US"/>
              </w:rPr>
            </w:pPr>
            <w:r>
              <w:rPr>
                <w:lang w:val="en-US"/>
              </w:rPr>
              <w:t xml:space="preserve">Placed in the account information toolbar, </w:t>
            </w:r>
            <w:r w:rsidR="00E0745C">
              <w:rPr>
                <w:lang w:val="en-US"/>
              </w:rPr>
              <w:t>it</w:t>
            </w:r>
            <w:r>
              <w:rPr>
                <w:lang w:val="en-US"/>
              </w:rPr>
              <w:t xml:space="preserve"> enables the access to the cart list</w:t>
            </w:r>
            <w:r w:rsidR="0075276B">
              <w:rPr>
                <w:lang w:val="en-US"/>
              </w:rPr>
              <w:t xml:space="preserve"> </w:t>
            </w:r>
            <w:r>
              <w:rPr>
                <w:lang w:val="en-US"/>
              </w:rPr>
              <w:t>and the new cart creation functionality</w:t>
            </w:r>
            <w:r w:rsidR="006E40CD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</w:p>
        </w:tc>
      </w:tr>
      <w:tr w:rsidR="0075276B" w:rsidRPr="00CA6ED3" w:rsidTr="00234F62">
        <w:tc>
          <w:tcPr>
            <w:tcW w:w="1668" w:type="dxa"/>
            <w:tcBorders>
              <w:right w:val="nil"/>
            </w:tcBorders>
          </w:tcPr>
          <w:p w:rsidR="0075276B" w:rsidRPr="00E313F3" w:rsidRDefault="0075276B" w:rsidP="00E0745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  <w:r w:rsidR="00136073">
              <w:rPr>
                <w:b/>
                <w:lang w:val="en-US"/>
              </w:rPr>
              <w:t xml:space="preserve"> – “New</w:t>
            </w:r>
            <w:ins w:id="23" w:author="Sisi WANG (siswang)" w:date="2015-05-07T16:11:00Z">
              <w:r w:rsidR="0093511E">
                <w:rPr>
                  <w:b/>
                  <w:lang w:val="en-US"/>
                </w:rPr>
                <w:t xml:space="preserve"> </w:t>
              </w:r>
            </w:ins>
            <w:r w:rsidR="00136073">
              <w:rPr>
                <w:b/>
                <w:lang w:val="en-US"/>
              </w:rPr>
              <w:t>cart</w:t>
            </w:r>
            <w:r w:rsidRPr="00E313F3">
              <w:rPr>
                <w:b/>
                <w:lang w:val="en-US"/>
              </w:rPr>
              <w:t xml:space="preserve">” </w:t>
            </w:r>
          </w:p>
        </w:tc>
        <w:tc>
          <w:tcPr>
            <w:tcW w:w="8110" w:type="dxa"/>
            <w:tcBorders>
              <w:left w:val="nil"/>
            </w:tcBorders>
          </w:tcPr>
          <w:p w:rsidR="00E0745C" w:rsidRDefault="00F264BA" w:rsidP="0093511E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="0075276B">
              <w:rPr>
                <w:lang w:val="en-US"/>
              </w:rPr>
              <w:t>text field</w:t>
            </w:r>
            <w:r w:rsidR="00E0745C">
              <w:rPr>
                <w:lang w:val="en-US"/>
              </w:rPr>
              <w:t xml:space="preserve"> </w:t>
            </w:r>
            <w:r w:rsidR="0075276B">
              <w:rPr>
                <w:lang w:val="en-US"/>
              </w:rPr>
              <w:t xml:space="preserve">is used to enter the </w:t>
            </w:r>
            <w:r>
              <w:rPr>
                <w:lang w:val="en-US"/>
              </w:rPr>
              <w:t xml:space="preserve">new </w:t>
            </w:r>
            <w:r w:rsidR="0075276B">
              <w:rPr>
                <w:lang w:val="en-US"/>
              </w:rPr>
              <w:t>cart</w:t>
            </w:r>
            <w:r>
              <w:rPr>
                <w:lang w:val="en-US"/>
              </w:rPr>
              <w:t>’s</w:t>
            </w:r>
            <w:r w:rsidR="0075276B">
              <w:rPr>
                <w:lang w:val="en-US"/>
              </w:rPr>
              <w:t xml:space="preserve"> name</w:t>
            </w:r>
            <w:r w:rsidR="0018547E">
              <w:rPr>
                <w:lang w:val="en-US"/>
              </w:rPr>
              <w:t>.</w:t>
            </w:r>
          </w:p>
          <w:p w:rsidR="007B78B6" w:rsidRDefault="0018547E">
            <w:pPr>
              <w:rPr>
                <w:lang w:val="en-US"/>
              </w:rPr>
            </w:pPr>
            <w:r>
              <w:rPr>
                <w:lang w:val="en-US"/>
              </w:rPr>
              <w:t xml:space="preserve">The create button </w:t>
            </w:r>
            <w:r w:rsidR="0093511E">
              <w:rPr>
                <w:lang w:val="en-US"/>
              </w:rPr>
              <w:t xml:space="preserve">enables the user to </w:t>
            </w:r>
            <w:r>
              <w:rPr>
                <w:lang w:val="en-US"/>
              </w:rPr>
              <w:t>create the new cart</w:t>
            </w:r>
            <w:r w:rsidR="00A51FA1">
              <w:rPr>
                <w:lang w:val="en-US"/>
              </w:rPr>
              <w:t>, and the connected</w:t>
            </w:r>
            <w:r w:rsidR="00F264BA">
              <w:rPr>
                <w:lang w:val="en-US"/>
              </w:rPr>
              <w:t xml:space="preserve"> user is the ow</w:t>
            </w:r>
            <w:r w:rsidR="003861C3">
              <w:rPr>
                <w:lang w:val="en-US"/>
              </w:rPr>
              <w:t>n</w:t>
            </w:r>
            <w:r w:rsidR="00F264BA">
              <w:rPr>
                <w:lang w:val="en-US"/>
              </w:rPr>
              <w:t>er of the cart.</w:t>
            </w:r>
          </w:p>
        </w:tc>
      </w:tr>
    </w:tbl>
    <w:p w:rsidR="00307C04" w:rsidRDefault="00307C04" w:rsidP="00307C04"/>
    <w:p w:rsidR="0090134F" w:rsidRDefault="0090134F" w:rsidP="0090134F">
      <w:pPr>
        <w:pStyle w:val="Titre3"/>
      </w:pPr>
      <w:bookmarkStart w:id="24" w:name="_Toc418677376"/>
      <w:r>
        <w:t>Manage my carts</w:t>
      </w:r>
      <w:bookmarkEnd w:id="24"/>
    </w:p>
    <w:p w:rsidR="0090134F" w:rsidRPr="00106DE3" w:rsidRDefault="0090134F" w:rsidP="0090134F"/>
    <w:p w:rsidR="0090134F" w:rsidRDefault="0090134F" w:rsidP="009013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457950" cy="3248025"/>
            <wp:effectExtent l="19050" t="0" r="0" b="0"/>
            <wp:docPr id="64" name="Image 5" descr="D:\Users\hboudiaf\Documents\Hybris\B2B Asset\Specifications\multicar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hboudiaf\Documents\Hybris\B2B Asset\Specifications\multicart-manageme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4F" w:rsidRDefault="0090134F" w:rsidP="0090134F">
      <w:r>
        <w:t>Illustration: My</w:t>
      </w:r>
      <w:ins w:id="25" w:author="Sisi WANG (siswang)" w:date="2015-05-07T16:15:00Z">
        <w:r w:rsidR="004950D6">
          <w:t xml:space="preserve"> </w:t>
        </w:r>
      </w:ins>
      <w:r>
        <w:t xml:space="preserve">Carts </w:t>
      </w:r>
      <w:r w:rsidR="004950D6">
        <w:t xml:space="preserve">is </w:t>
      </w:r>
      <w:r w:rsidR="00303E04">
        <w:t>accessible from</w:t>
      </w:r>
      <w:r>
        <w:t xml:space="preserve"> customer personal space</w:t>
      </w:r>
    </w:p>
    <w:p w:rsidR="0090134F" w:rsidRPr="00C37884" w:rsidRDefault="0090134F" w:rsidP="0090134F"/>
    <w:p w:rsidR="0090134F" w:rsidRPr="008C27F1" w:rsidRDefault="0090134F" w:rsidP="0090134F">
      <w:pPr>
        <w:pStyle w:val="Titre6"/>
        <w:numPr>
          <w:ilvl w:val="0"/>
          <w:numId w:val="0"/>
        </w:numPr>
        <w:rPr>
          <w:rStyle w:val="Rfrenceintense"/>
        </w:rPr>
      </w:pPr>
      <w:r w:rsidRPr="008C27F1">
        <w:rPr>
          <w:rStyle w:val="Rfrenceintense"/>
        </w:rPr>
        <w:t>Description - Specific</w:t>
      </w:r>
    </w:p>
    <w:tbl>
      <w:tblPr>
        <w:tblStyle w:val="Tramemoyenne1-Accent13"/>
        <w:tblW w:w="0" w:type="auto"/>
        <w:tblLayout w:type="fixed"/>
        <w:tblLook w:val="04A0"/>
      </w:tblPr>
      <w:tblGrid>
        <w:gridCol w:w="1384"/>
        <w:gridCol w:w="8470"/>
      </w:tblGrid>
      <w:tr w:rsidR="0090134F" w:rsidRPr="002E1493" w:rsidTr="00846050">
        <w:trPr>
          <w:cnfStyle w:val="100000000000"/>
        </w:trPr>
        <w:tc>
          <w:tcPr>
            <w:cnfStyle w:val="001000000000"/>
            <w:tcW w:w="1384" w:type="dxa"/>
          </w:tcPr>
          <w:p w:rsidR="0090134F" w:rsidRPr="009E2F8F" w:rsidRDefault="0090134F" w:rsidP="00846050">
            <w:pPr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Name</w:t>
            </w:r>
          </w:p>
        </w:tc>
        <w:tc>
          <w:tcPr>
            <w:tcW w:w="8470" w:type="dxa"/>
          </w:tcPr>
          <w:p w:rsidR="0090134F" w:rsidRPr="009E2F8F" w:rsidRDefault="0090134F" w:rsidP="00846050">
            <w:pPr>
              <w:cnfStyle w:val="100000000000"/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Description</w:t>
            </w:r>
          </w:p>
        </w:tc>
      </w:tr>
      <w:tr w:rsidR="0090134F" w:rsidRPr="006858F4" w:rsidTr="00846050">
        <w:trPr>
          <w:cnfStyle w:val="000000100000"/>
        </w:trPr>
        <w:tc>
          <w:tcPr>
            <w:cnfStyle w:val="001000000000"/>
            <w:tcW w:w="1384" w:type="dxa"/>
          </w:tcPr>
          <w:p w:rsidR="0090134F" w:rsidRPr="009E2F8F" w:rsidRDefault="0090134F" w:rsidP="00846050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1 – </w:t>
            </w:r>
            <w:proofErr w:type="spellStart"/>
            <w:r w:rsidR="006B64F9">
              <w:rPr>
                <w:bCs w:val="0"/>
                <w:lang w:val="en-US"/>
              </w:rPr>
              <w:t>m</w:t>
            </w:r>
            <w:r w:rsidR="00E0745C">
              <w:rPr>
                <w:bCs w:val="0"/>
                <w:lang w:val="en-US"/>
              </w:rPr>
              <w:t>y</w:t>
            </w:r>
            <w:r>
              <w:rPr>
                <w:bCs w:val="0"/>
                <w:lang w:val="en-US"/>
              </w:rPr>
              <w:t>carts</w:t>
            </w:r>
            <w:proofErr w:type="spellEnd"/>
            <w:r>
              <w:rPr>
                <w:bCs w:val="0"/>
                <w:lang w:val="en-US"/>
              </w:rPr>
              <w:t xml:space="preserve"> view</w:t>
            </w:r>
          </w:p>
        </w:tc>
        <w:tc>
          <w:tcPr>
            <w:tcW w:w="8470" w:type="dxa"/>
          </w:tcPr>
          <w:p w:rsidR="007B78B6" w:rsidRDefault="004950D6">
            <w:pPr>
              <w:pStyle w:val="IS-Bodytext"/>
              <w:jc w:val="both"/>
              <w:cnfStyle w:val="000000100000"/>
              <w:rPr>
                <w:lang w:val="en-US" w:eastAsia="en-US"/>
              </w:rPr>
            </w:pPr>
            <w:r>
              <w:rPr>
                <w:lang w:val="en-US"/>
              </w:rPr>
              <w:t xml:space="preserve">This section contains </w:t>
            </w:r>
            <w:r w:rsidR="00E0745C">
              <w:rPr>
                <w:lang w:val="en-US"/>
              </w:rPr>
              <w:t>a l</w:t>
            </w:r>
            <w:r w:rsidR="0090134F">
              <w:rPr>
                <w:lang w:val="en-US"/>
              </w:rPr>
              <w:t>ist of the carts</w:t>
            </w:r>
            <w:r w:rsidR="00E0745C">
              <w:rPr>
                <w:lang w:val="en-US"/>
              </w:rPr>
              <w:t xml:space="preserve"> </w:t>
            </w:r>
            <w:r w:rsidR="00A51FA1">
              <w:rPr>
                <w:lang w:val="en-US"/>
              </w:rPr>
              <w:t>that are accessible</w:t>
            </w:r>
            <w:r w:rsidR="00E0745C">
              <w:rPr>
                <w:lang w:val="en-US"/>
              </w:rPr>
              <w:t xml:space="preserve"> by the connected user</w:t>
            </w:r>
            <w:r w:rsidR="0090134F">
              <w:rPr>
                <w:lang w:val="en-US"/>
              </w:rPr>
              <w:t xml:space="preserve">. </w:t>
            </w:r>
          </w:p>
        </w:tc>
      </w:tr>
      <w:tr w:rsidR="0090134F" w:rsidRPr="006858F4" w:rsidTr="00846050">
        <w:trPr>
          <w:cnfStyle w:val="000000010000"/>
        </w:trPr>
        <w:tc>
          <w:tcPr>
            <w:cnfStyle w:val="001000000000"/>
            <w:tcW w:w="1384" w:type="dxa"/>
          </w:tcPr>
          <w:p w:rsidR="0090134F" w:rsidRDefault="0090134F" w:rsidP="00846050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2 – </w:t>
            </w:r>
            <w:r>
              <w:rPr>
                <w:lang w:val="en-US"/>
              </w:rPr>
              <w:t>notification icon</w:t>
            </w:r>
          </w:p>
        </w:tc>
        <w:tc>
          <w:tcPr>
            <w:tcW w:w="8470" w:type="dxa"/>
          </w:tcPr>
          <w:p w:rsidR="0090134F" w:rsidRPr="00F7605E" w:rsidRDefault="0090134F" w:rsidP="00846050">
            <w:pPr>
              <w:pStyle w:val="IS-Bodytext"/>
              <w:jc w:val="both"/>
              <w:cnfStyle w:val="000000010000"/>
              <w:rPr>
                <w:lang w:val="en-US"/>
              </w:rPr>
            </w:pPr>
            <w:r w:rsidRPr="00F7605E">
              <w:rPr>
                <w:lang w:val="en-US"/>
              </w:rPr>
              <w:t>When the user clicks on the icon, he can subscribe or unsubs</w:t>
            </w:r>
            <w:r>
              <w:rPr>
                <w:lang w:val="en-US"/>
              </w:rPr>
              <w:t>cribe to the cart notifications.</w:t>
            </w:r>
          </w:p>
          <w:p w:rsidR="0090134F" w:rsidRPr="00F7605E" w:rsidRDefault="00574978" w:rsidP="00846050">
            <w:pPr>
              <w:pStyle w:val="IS-Bodytext"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F7605E">
              <w:rPr>
                <w:lang w:val="en-US"/>
              </w:rPr>
              <w:t xml:space="preserve"> </w:t>
            </w:r>
            <w:r w:rsidR="0090134F" w:rsidRPr="00F7605E">
              <w:rPr>
                <w:lang w:val="en-US"/>
              </w:rPr>
              <w:t xml:space="preserve">notification is </w:t>
            </w:r>
            <w:r w:rsidR="0090134F">
              <w:rPr>
                <w:lang w:val="en-US"/>
              </w:rPr>
              <w:t>sent when the cart is modified.</w:t>
            </w:r>
          </w:p>
          <w:p w:rsidR="0090134F" w:rsidRPr="00B325C4" w:rsidRDefault="0090134F" w:rsidP="00846050">
            <w:pPr>
              <w:pStyle w:val="IS-Bodytext"/>
              <w:jc w:val="both"/>
              <w:cnfStyle w:val="000000010000"/>
              <w:rPr>
                <w:lang w:val="en-US"/>
              </w:rPr>
            </w:pPr>
            <w:r w:rsidRPr="00F7605E">
              <w:rPr>
                <w:lang w:val="en-US"/>
              </w:rPr>
              <w:t>The user can only subscribe to shared carts</w:t>
            </w:r>
            <w:r>
              <w:rPr>
                <w:lang w:val="en-US"/>
              </w:rPr>
              <w:t>.</w:t>
            </w:r>
          </w:p>
        </w:tc>
      </w:tr>
      <w:tr w:rsidR="0090134F" w:rsidRPr="00BC0FB5" w:rsidTr="00846050">
        <w:trPr>
          <w:cnfStyle w:val="000000100000"/>
        </w:trPr>
        <w:tc>
          <w:tcPr>
            <w:cnfStyle w:val="001000000000"/>
            <w:tcW w:w="1384" w:type="dxa"/>
          </w:tcPr>
          <w:p w:rsidR="0090134F" w:rsidRDefault="0090134F" w:rsidP="00846050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>3 – cart name</w:t>
            </w:r>
          </w:p>
        </w:tc>
        <w:tc>
          <w:tcPr>
            <w:tcW w:w="8470" w:type="dxa"/>
          </w:tcPr>
          <w:p w:rsidR="0090134F" w:rsidRPr="00207A50" w:rsidRDefault="0090134F" w:rsidP="00846050">
            <w:pPr>
              <w:pStyle w:val="IS-Bodytext"/>
              <w:jc w:val="both"/>
              <w:cnfStyle w:val="000000100000"/>
              <w:rPr>
                <w:lang w:val="en-US"/>
              </w:rPr>
            </w:pPr>
            <w:r w:rsidRPr="00207A50">
              <w:rPr>
                <w:lang w:val="en-US"/>
              </w:rPr>
              <w:t>Cart</w:t>
            </w:r>
            <w:r w:rsidR="00574978">
              <w:rPr>
                <w:lang w:val="en-US"/>
              </w:rPr>
              <w:t>s’</w:t>
            </w:r>
            <w:r w:rsidRPr="00207A50">
              <w:rPr>
                <w:lang w:val="en-US"/>
              </w:rPr>
              <w:t xml:space="preserve"> names are displayed in this section. </w:t>
            </w:r>
          </w:p>
          <w:p w:rsidR="007B78B6" w:rsidRDefault="0090134F">
            <w:pPr>
              <w:pStyle w:val="IS-Bodytext"/>
              <w:jc w:val="both"/>
              <w:cnfStyle w:val="000000100000"/>
              <w:rPr>
                <w:ins w:id="26" w:author="Sisi WANG (siswang)" w:date="2015-05-07T16:36:00Z"/>
                <w:lang w:val="en-US" w:eastAsia="en-US"/>
              </w:rPr>
            </w:pPr>
            <w:r w:rsidRPr="00207A50">
              <w:rPr>
                <w:lang w:val="en-US"/>
              </w:rPr>
              <w:t>When the user clicks on the cart name,</w:t>
            </w:r>
            <w:r>
              <w:rPr>
                <w:lang w:val="en-US"/>
              </w:rPr>
              <w:t xml:space="preserve"> he can </w:t>
            </w:r>
            <w:r w:rsidR="00E0745C">
              <w:rPr>
                <w:lang w:val="en-US"/>
              </w:rPr>
              <w:t xml:space="preserve">edit the </w:t>
            </w:r>
            <w:r>
              <w:rPr>
                <w:lang w:val="en-US"/>
              </w:rPr>
              <w:t xml:space="preserve">name </w:t>
            </w:r>
            <w:r w:rsidR="00574978">
              <w:rPr>
                <w:lang w:val="en-US"/>
              </w:rPr>
              <w:t xml:space="preserve">in </w:t>
            </w:r>
            <w:r>
              <w:rPr>
                <w:lang w:val="en-US"/>
              </w:rPr>
              <w:t>a dialog box</w:t>
            </w:r>
            <w:r w:rsidR="00574978">
              <w:rPr>
                <w:lang w:val="en-US"/>
              </w:rPr>
              <w:t xml:space="preserve">, </w:t>
            </w:r>
            <w:proofErr w:type="gramStart"/>
            <w:r w:rsidR="00574978">
              <w:rPr>
                <w:lang w:val="en-US"/>
              </w:rPr>
              <w:t>then</w:t>
            </w:r>
            <w:proofErr w:type="gramEnd"/>
            <w:r w:rsidR="00574978">
              <w:rPr>
                <w:lang w:val="en-US"/>
              </w:rPr>
              <w:t xml:space="preserve"> click on “Edit Cart” to save the name.</w:t>
            </w:r>
            <w:r>
              <w:rPr>
                <w:lang w:val="en-US"/>
              </w:rPr>
              <w:t xml:space="preserve"> </w:t>
            </w:r>
          </w:p>
          <w:p w:rsidR="007B78B6" w:rsidRDefault="001B524A">
            <w:pPr>
              <w:pStyle w:val="IS-Bodytext"/>
              <w:jc w:val="both"/>
              <w:cnfStyle w:val="000000100000"/>
              <w:rPr>
                <w:lang w:val="en-US" w:eastAsia="en-US"/>
              </w:rPr>
            </w:pPr>
            <w:ins w:id="27" w:author="Sisi WANG (siswang)" w:date="2015-05-07T16:36:00Z">
              <w:r>
                <w:rPr>
                  <w:noProof/>
                  <w:lang w:val="en-US"/>
                </w:rPr>
                <w:drawing>
                  <wp:inline distT="0" distB="0" distL="0" distR="0">
                    <wp:extent cx="4657725" cy="2619375"/>
                    <wp:effectExtent l="19050" t="0" r="9525" b="0"/>
                    <wp:docPr id="1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657725" cy="2619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90134F" w:rsidRPr="00BC0FB5" w:rsidTr="00846050">
        <w:trPr>
          <w:cnfStyle w:val="000000010000"/>
        </w:trPr>
        <w:tc>
          <w:tcPr>
            <w:cnfStyle w:val="001000000000"/>
            <w:tcW w:w="1384" w:type="dxa"/>
          </w:tcPr>
          <w:p w:rsidR="0090134F" w:rsidRDefault="0090134F" w:rsidP="00846050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>4 – history</w:t>
            </w:r>
          </w:p>
        </w:tc>
        <w:tc>
          <w:tcPr>
            <w:tcW w:w="8470" w:type="dxa"/>
          </w:tcPr>
          <w:p w:rsidR="0090134F" w:rsidRPr="00207A50" w:rsidRDefault="00574978" w:rsidP="00846050">
            <w:pPr>
              <w:pStyle w:val="IS-Bodytext"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 xml:space="preserve">It </w:t>
            </w:r>
            <w:r w:rsidR="0090134F" w:rsidRPr="00207A50">
              <w:rPr>
                <w:lang w:val="en-US"/>
              </w:rPr>
              <w:t xml:space="preserve">allows the user </w:t>
            </w:r>
            <w:r>
              <w:rPr>
                <w:lang w:val="en-US"/>
              </w:rPr>
              <w:t>trace</w:t>
            </w:r>
            <w:r w:rsidR="0090134F" w:rsidRPr="00207A50">
              <w:rPr>
                <w:lang w:val="en-US"/>
              </w:rPr>
              <w:t xml:space="preserve"> the cart history. </w:t>
            </w:r>
          </w:p>
          <w:p w:rsidR="00AE5BBF" w:rsidRDefault="00AE5BBF" w:rsidP="00846050">
            <w:pPr>
              <w:pStyle w:val="IS-Bodytext"/>
              <w:jc w:val="both"/>
              <w:cnfStyle w:val="000000010000"/>
              <w:rPr>
                <w:ins w:id="28" w:author="Hamzi BOUDIAF (hboudiaf)" w:date="2015-05-19T14:37:00Z"/>
                <w:lang w:val="en-US"/>
              </w:rPr>
            </w:pPr>
          </w:p>
          <w:p w:rsidR="00AE5BBF" w:rsidRDefault="00AE5BBF" w:rsidP="00846050">
            <w:pPr>
              <w:pStyle w:val="IS-Bodytext"/>
              <w:jc w:val="both"/>
              <w:cnfStyle w:val="000000010000"/>
              <w:rPr>
                <w:ins w:id="29" w:author="Hamzi BOUDIAF (hboudiaf)" w:date="2015-05-19T14:37:00Z"/>
                <w:lang w:val="en-US"/>
              </w:rPr>
            </w:pPr>
          </w:p>
          <w:p w:rsidR="002B5C5C" w:rsidRDefault="002B5C5C" w:rsidP="00846050">
            <w:pPr>
              <w:pStyle w:val="IS-Bodytext"/>
              <w:jc w:val="both"/>
              <w:cnfStyle w:val="000000010000"/>
              <w:rPr>
                <w:ins w:id="30" w:author="Hamzi BOUDIAF (hboudiaf)" w:date="2015-05-19T14:40:00Z"/>
                <w:lang w:val="en-US"/>
              </w:rPr>
            </w:pPr>
          </w:p>
          <w:p w:rsidR="008A4190" w:rsidRDefault="0090134F" w:rsidP="00846050">
            <w:pPr>
              <w:pStyle w:val="IS-Bodytext"/>
              <w:jc w:val="both"/>
              <w:cnfStyle w:val="000000010000"/>
              <w:rPr>
                <w:lang w:val="en-US"/>
              </w:rPr>
            </w:pPr>
            <w:r w:rsidRPr="00207A50">
              <w:rPr>
                <w:lang w:val="en-US"/>
              </w:rPr>
              <w:t>The cart history contains all cart modifications</w:t>
            </w:r>
            <w:r w:rsidR="008A4190">
              <w:rPr>
                <w:lang w:val="en-US"/>
              </w:rPr>
              <w:t xml:space="preserve"> :</w:t>
            </w:r>
          </w:p>
          <w:p w:rsidR="00DE1553" w:rsidRPr="00DE1553" w:rsidRDefault="00DE1553" w:rsidP="00DE1553">
            <w:pPr>
              <w:pStyle w:val="IS-Bodytext"/>
              <w:numPr>
                <w:ilvl w:val="0"/>
                <w:numId w:val="28"/>
              </w:numPr>
              <w:jc w:val="both"/>
              <w:cnfStyle w:val="000000010000"/>
              <w:rPr>
                <w:lang w:val="en-US"/>
              </w:rPr>
            </w:pPr>
            <w:r w:rsidRPr="00DE1553">
              <w:rPr>
                <w:lang w:val="en-US"/>
              </w:rPr>
              <w:t>Create cart</w:t>
            </w:r>
          </w:p>
          <w:p w:rsidR="00DE1553" w:rsidRPr="00DE1553" w:rsidRDefault="00DE1553" w:rsidP="00DE1553">
            <w:pPr>
              <w:pStyle w:val="IS-Bodytext"/>
              <w:numPr>
                <w:ilvl w:val="0"/>
                <w:numId w:val="28"/>
              </w:numPr>
              <w:jc w:val="both"/>
              <w:cnfStyle w:val="000000010000"/>
              <w:rPr>
                <w:lang w:val="en-US"/>
              </w:rPr>
            </w:pPr>
            <w:r w:rsidRPr="00DE1553">
              <w:rPr>
                <w:lang w:val="en-US"/>
              </w:rPr>
              <w:t>Add product</w:t>
            </w:r>
          </w:p>
          <w:p w:rsidR="002B5C5C" w:rsidRDefault="00DE1553" w:rsidP="002B5C5C">
            <w:pPr>
              <w:pStyle w:val="IS-Bodytext"/>
              <w:numPr>
                <w:ilvl w:val="0"/>
                <w:numId w:val="28"/>
              </w:numPr>
              <w:jc w:val="both"/>
              <w:cnfStyle w:val="000000010000"/>
              <w:rPr>
                <w:lang w:val="en-US"/>
              </w:rPr>
            </w:pPr>
            <w:r w:rsidRPr="00DE1553">
              <w:rPr>
                <w:lang w:val="en-US"/>
              </w:rPr>
              <w:t xml:space="preserve">Remove product </w:t>
            </w:r>
          </w:p>
          <w:p w:rsidR="002B5C5C" w:rsidRPr="002B5C5C" w:rsidRDefault="002B5C5C" w:rsidP="002B5C5C">
            <w:pPr>
              <w:pStyle w:val="IS-Bodytext"/>
              <w:numPr>
                <w:ilvl w:val="0"/>
                <w:numId w:val="28"/>
              </w:numPr>
              <w:jc w:val="both"/>
              <w:cnfStyle w:val="000000010000"/>
              <w:rPr>
                <w:lang w:val="en-US"/>
              </w:rPr>
            </w:pPr>
            <w:r w:rsidRPr="002B5C5C">
              <w:rPr>
                <w:lang w:val="en-US"/>
              </w:rPr>
              <w:t>Change quantity</w:t>
            </w:r>
          </w:p>
          <w:p w:rsidR="002B5C5C" w:rsidRPr="00DE1553" w:rsidDel="002B5C5C" w:rsidRDefault="002B5C5C" w:rsidP="002B5C5C">
            <w:pPr>
              <w:pStyle w:val="IS-Bodytext"/>
              <w:jc w:val="both"/>
              <w:cnfStyle w:val="000000010000"/>
              <w:rPr>
                <w:del w:id="31" w:author="Hamzi BOUDIAF (hboudiaf)" w:date="2015-05-19T14:47:00Z"/>
                <w:lang w:val="en-US"/>
              </w:rPr>
            </w:pPr>
          </w:p>
          <w:p w:rsidR="002B5C5C" w:rsidRDefault="001B524A" w:rsidP="002B5C5C">
            <w:pPr>
              <w:pStyle w:val="IS-Bodytext"/>
              <w:jc w:val="both"/>
              <w:cnfStyle w:val="000000010000"/>
              <w:rPr>
                <w:ins w:id="32" w:author="Hamzi BOUDIAF (hboudiaf)" w:date="2015-05-19T14:46:00Z"/>
                <w:lang w:val="en-US"/>
              </w:rPr>
            </w:pPr>
            <w:ins w:id="33" w:author="Hamzi BOUDIAF (hboudiaf)" w:date="2015-05-19T14:47:00Z">
              <w:r>
                <w:rPr>
                  <w:noProof/>
                  <w:lang w:val="en-US"/>
                </w:rPr>
                <w:drawing>
                  <wp:inline distT="0" distB="0" distL="0" distR="0">
                    <wp:extent cx="3629025" cy="923925"/>
                    <wp:effectExtent l="19050" t="0" r="9525" b="0"/>
                    <wp:docPr id="18" name="Image 3" descr="D:\Users\hboudiaf\Documents\Hybris\B2B Asset\Specifications\Screenshot\multicart_history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D:\Users\hboudiaf\Documents\Hybris\B2B Asset\Specifications\Screenshot\multicart_history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629025" cy="9239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B5C5C" w:rsidRDefault="002B5C5C" w:rsidP="002B5C5C">
            <w:pPr>
              <w:pStyle w:val="IS-Bodytext"/>
              <w:ind w:left="360"/>
              <w:jc w:val="both"/>
              <w:cnfStyle w:val="000000010000"/>
              <w:rPr>
                <w:ins w:id="34" w:author="Hamzi BOUDIAF (hboudiaf)" w:date="2015-05-19T14:46:00Z"/>
                <w:lang w:val="en-US"/>
              </w:rPr>
            </w:pPr>
          </w:p>
          <w:p w:rsidR="002B5C5C" w:rsidRPr="002B5C5C" w:rsidRDefault="002B5C5C" w:rsidP="002B5C5C">
            <w:pPr>
              <w:pStyle w:val="IS-Bodytext"/>
              <w:jc w:val="both"/>
              <w:cnfStyle w:val="000000010000"/>
              <w:rPr>
                <w:lang w:val="en-US"/>
              </w:rPr>
            </w:pPr>
          </w:p>
        </w:tc>
      </w:tr>
      <w:tr w:rsidR="0090134F" w:rsidRPr="00BC0FB5" w:rsidTr="00846050">
        <w:trPr>
          <w:cnfStyle w:val="000000100000"/>
        </w:trPr>
        <w:tc>
          <w:tcPr>
            <w:cnfStyle w:val="001000000000"/>
            <w:tcW w:w="1384" w:type="dxa"/>
          </w:tcPr>
          <w:p w:rsidR="0090134F" w:rsidRDefault="0090134F" w:rsidP="00846050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lastRenderedPageBreak/>
              <w:t>5 – d</w:t>
            </w:r>
            <w:r w:rsidRPr="00207A50">
              <w:rPr>
                <w:bCs w:val="0"/>
                <w:lang w:val="en-US"/>
              </w:rPr>
              <w:t>elete button</w:t>
            </w:r>
          </w:p>
        </w:tc>
        <w:tc>
          <w:tcPr>
            <w:tcW w:w="8470" w:type="dxa"/>
          </w:tcPr>
          <w:p w:rsidR="0090134F" w:rsidRPr="007B4AF8" w:rsidRDefault="006A710D" w:rsidP="00846050">
            <w:pPr>
              <w:pStyle w:val="IS-Bodytext"/>
              <w:jc w:val="both"/>
              <w:cnfStyle w:val="000000100000"/>
              <w:rPr>
                <w:lang w:val="en-US"/>
              </w:rPr>
            </w:pPr>
            <w:r>
              <w:rPr>
                <w:lang w:val="en-US"/>
              </w:rPr>
              <w:t xml:space="preserve">Only the creator of </w:t>
            </w:r>
            <w:r w:rsidR="008C5AF4">
              <w:rPr>
                <w:lang w:val="en-US"/>
              </w:rPr>
              <w:t>a</w:t>
            </w:r>
            <w:r>
              <w:rPr>
                <w:lang w:val="en-US"/>
              </w:rPr>
              <w:t xml:space="preserve"> cart is allowed to delete it.</w:t>
            </w:r>
          </w:p>
        </w:tc>
      </w:tr>
    </w:tbl>
    <w:p w:rsidR="0090134F" w:rsidRDefault="0090134F" w:rsidP="00307C04"/>
    <w:p w:rsidR="00FF579F" w:rsidRDefault="00FF579F" w:rsidP="00FF579F">
      <w:pPr>
        <w:pStyle w:val="Titre3"/>
      </w:pPr>
      <w:bookmarkStart w:id="35" w:name="_Toc418677377"/>
      <w:r>
        <w:t>Share my cart</w:t>
      </w:r>
      <w:bookmarkEnd w:id="35"/>
    </w:p>
    <w:p w:rsidR="00034790" w:rsidRPr="00034790" w:rsidRDefault="00034790" w:rsidP="00034790"/>
    <w:p w:rsidR="000E08CB" w:rsidRDefault="00136073" w:rsidP="000E08CB">
      <w:r>
        <w:rPr>
          <w:noProof/>
          <w:lang w:val="en-US"/>
        </w:rPr>
        <w:drawing>
          <wp:inline distT="0" distB="0" distL="0" distR="0">
            <wp:extent cx="6467475" cy="3248025"/>
            <wp:effectExtent l="19050" t="0" r="9525" b="0"/>
            <wp:docPr id="28" name="Image 3" descr="D:\Users\hboudiaf\Documents\Hybris\B2B Asset\Specifications\multicart-sh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hboudiaf\Documents\Hybris\B2B Asset\Specifications\multicart-shar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17AD">
        <w:rPr>
          <w:noProof/>
          <w:lang w:val="en-US"/>
        </w:rPr>
        <w:pict>
          <v:shape id="Text Box 658" o:spid="_x0000_s1073" type="#_x0000_t202" style="position:absolute;margin-left:244.6pt;margin-top:457.15pt;width:28.45pt;height:27pt;z-index:2517145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" filled="f" stroked="f">
            <v:textbox style="mso-next-textbox:#Text Box 658" inset="0,0,0,0">
              <w:txbxContent>
                <w:p w:rsidR="00FF579F" w:rsidRPr="00C67C61" w:rsidRDefault="00FF579F" w:rsidP="00FF579F">
                  <w:pPr>
                    <w:rPr>
                      <w:sz w:val="28"/>
                    </w:rPr>
                  </w:pPr>
                </w:p>
              </w:txbxContent>
            </v:textbox>
          </v:shape>
        </w:pict>
      </w:r>
    </w:p>
    <w:p w:rsidR="00FF579F" w:rsidRDefault="00C21C01" w:rsidP="000E08CB">
      <w:r>
        <w:t xml:space="preserve">Illustration: </w:t>
      </w:r>
      <w:r w:rsidR="003C3E37">
        <w:t>My</w:t>
      </w:r>
      <w:ins w:id="36" w:author="Sisi WANG (siswang)" w:date="2015-05-07T16:39:00Z">
        <w:r w:rsidR="006A710D">
          <w:t xml:space="preserve"> </w:t>
        </w:r>
      </w:ins>
      <w:r w:rsidR="003C3E37">
        <w:t xml:space="preserve">Carts </w:t>
      </w:r>
      <w:r w:rsidR="006A710D">
        <w:t xml:space="preserve">is </w:t>
      </w:r>
      <w:r w:rsidR="003C3E37">
        <w:t>access</w:t>
      </w:r>
      <w:r w:rsidR="006A710D">
        <w:t>ible</w:t>
      </w:r>
      <w:r w:rsidR="003C3E37">
        <w:t xml:space="preserve"> from customer personal space</w:t>
      </w:r>
    </w:p>
    <w:p w:rsidR="00AD7C8C" w:rsidRPr="00AD7C8C" w:rsidRDefault="00AD7C8C" w:rsidP="00AD7C8C">
      <w:pPr>
        <w:pStyle w:val="Titre6"/>
        <w:numPr>
          <w:ilvl w:val="0"/>
          <w:numId w:val="0"/>
        </w:numPr>
        <w:ind w:left="1152" w:hanging="1152"/>
        <w:rPr>
          <w:rStyle w:val="Rfrenceintense"/>
        </w:rPr>
      </w:pPr>
      <w:r w:rsidRPr="00AD7C8C">
        <w:rPr>
          <w:rStyle w:val="Rfrenceintense"/>
        </w:rPr>
        <w:t>Description - Specific</w:t>
      </w:r>
    </w:p>
    <w:tbl>
      <w:tblPr>
        <w:tblStyle w:val="Tramemoyenne1-Accent13"/>
        <w:tblW w:w="0" w:type="auto"/>
        <w:tblLook w:val="04A0"/>
      </w:tblPr>
      <w:tblGrid>
        <w:gridCol w:w="1668"/>
        <w:gridCol w:w="8110"/>
      </w:tblGrid>
      <w:tr w:rsidR="00AD7C8C" w:rsidRPr="0070378C" w:rsidTr="00234F62">
        <w:trPr>
          <w:cnfStyle w:val="100000000000"/>
        </w:trPr>
        <w:tc>
          <w:tcPr>
            <w:cnfStyle w:val="001000000000"/>
            <w:tcW w:w="1668" w:type="dxa"/>
          </w:tcPr>
          <w:p w:rsidR="00AD7C8C" w:rsidRPr="009E2F8F" w:rsidRDefault="00AD7C8C" w:rsidP="00234F62">
            <w:pPr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Name</w:t>
            </w:r>
          </w:p>
        </w:tc>
        <w:tc>
          <w:tcPr>
            <w:tcW w:w="8110" w:type="dxa"/>
          </w:tcPr>
          <w:p w:rsidR="00AD7C8C" w:rsidRPr="009E2F8F" w:rsidRDefault="00AD7C8C" w:rsidP="00234F62">
            <w:pPr>
              <w:cnfStyle w:val="100000000000"/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Description</w:t>
            </w:r>
          </w:p>
        </w:tc>
      </w:tr>
      <w:tr w:rsidR="00AD7C8C" w:rsidRPr="006858F4" w:rsidTr="00234F62">
        <w:trPr>
          <w:cnfStyle w:val="000000100000"/>
        </w:trPr>
        <w:tc>
          <w:tcPr>
            <w:cnfStyle w:val="001000000000"/>
            <w:tcW w:w="1668" w:type="dxa"/>
          </w:tcPr>
          <w:p w:rsidR="00AD7C8C" w:rsidRDefault="00AD7C8C" w:rsidP="00064078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1 </w:t>
            </w:r>
            <w:r w:rsidR="00C21C01">
              <w:rPr>
                <w:bCs w:val="0"/>
                <w:lang w:val="en-US"/>
              </w:rPr>
              <w:t>–</w:t>
            </w:r>
            <w:r>
              <w:rPr>
                <w:bCs w:val="0"/>
                <w:lang w:val="en-US"/>
              </w:rPr>
              <w:t xml:space="preserve"> </w:t>
            </w:r>
            <w:r w:rsidR="00C21C01">
              <w:rPr>
                <w:bCs w:val="0"/>
                <w:lang w:val="en-US"/>
              </w:rPr>
              <w:t xml:space="preserve">Share </w:t>
            </w:r>
            <w:r w:rsidR="00064078">
              <w:rPr>
                <w:bCs w:val="0"/>
                <w:lang w:val="en-US"/>
              </w:rPr>
              <w:t>with</w:t>
            </w:r>
          </w:p>
        </w:tc>
        <w:tc>
          <w:tcPr>
            <w:tcW w:w="8110" w:type="dxa"/>
          </w:tcPr>
          <w:p w:rsidR="006A710D" w:rsidRDefault="006A710D" w:rsidP="006A710D">
            <w:pPr>
              <w:cnfStyle w:val="000000100000"/>
              <w:rPr>
                <w:lang w:val="en-US"/>
              </w:rPr>
            </w:pPr>
            <w:r>
              <w:rPr>
                <w:lang w:val="en-US"/>
              </w:rPr>
              <w:t xml:space="preserve">The “share with” dropdown list contains the B2B units in which the user presents. </w:t>
            </w:r>
          </w:p>
          <w:p w:rsidR="006A710D" w:rsidDel="006A710D" w:rsidRDefault="00C21C01" w:rsidP="00C21C01">
            <w:pPr>
              <w:cnfStyle w:val="000000100000"/>
              <w:rPr>
                <w:del w:id="37" w:author="Sisi WANG (siswang)" w:date="2015-05-07T16:44:00Z"/>
                <w:lang w:val="en-US"/>
              </w:rPr>
            </w:pPr>
            <w:r>
              <w:rPr>
                <w:lang w:val="en-US"/>
              </w:rPr>
              <w:lastRenderedPageBreak/>
              <w:t xml:space="preserve">Only the </w:t>
            </w:r>
            <w:r w:rsidR="006A710D">
              <w:rPr>
                <w:lang w:val="en-US"/>
              </w:rPr>
              <w:t xml:space="preserve">creator </w:t>
            </w:r>
            <w:r w:rsidR="005476D1">
              <w:rPr>
                <w:lang w:val="en-US"/>
              </w:rPr>
              <w:t xml:space="preserve">of the cart </w:t>
            </w:r>
            <w:r>
              <w:rPr>
                <w:lang w:val="en-US"/>
              </w:rPr>
              <w:t>can change</w:t>
            </w:r>
            <w:r w:rsidR="005476D1">
              <w:rPr>
                <w:lang w:val="en-US"/>
              </w:rPr>
              <w:t xml:space="preserve"> the</w:t>
            </w:r>
            <w:r>
              <w:rPr>
                <w:lang w:val="en-US"/>
              </w:rPr>
              <w:t xml:space="preserve"> share options.</w:t>
            </w:r>
          </w:p>
          <w:p w:rsidR="00AD7C8C" w:rsidRPr="00C21C01" w:rsidRDefault="00AD7C8C" w:rsidP="00C21C01">
            <w:pPr>
              <w:spacing w:before="60" w:after="60" w:line="240" w:lineRule="auto"/>
              <w:contextualSpacing/>
              <w:jc w:val="both"/>
              <w:cnfStyle w:val="000000100000"/>
              <w:rPr>
                <w:lang w:val="en-US"/>
              </w:rPr>
            </w:pPr>
            <w:del w:id="38" w:author="Sisi WANG (siswang)" w:date="2015-05-07T16:44:00Z">
              <w:r w:rsidRPr="00C21C01" w:rsidDel="006A710D">
                <w:rPr>
                  <w:lang w:val="en-US"/>
                </w:rPr>
                <w:delText xml:space="preserve"> </w:delText>
              </w:r>
            </w:del>
          </w:p>
        </w:tc>
      </w:tr>
    </w:tbl>
    <w:p w:rsidR="00AD7C8C" w:rsidRDefault="00AD7C8C" w:rsidP="000E08CB">
      <w:pPr>
        <w:rPr>
          <w:lang w:val="en-US"/>
        </w:rPr>
      </w:pPr>
    </w:p>
    <w:p w:rsidR="00C21C01" w:rsidRDefault="00C21C01" w:rsidP="00C21C01">
      <w:pPr>
        <w:pStyle w:val="Titre3"/>
      </w:pPr>
      <w:bookmarkStart w:id="39" w:name="_Toc418677378"/>
      <w:r>
        <w:t>Update the cart</w:t>
      </w:r>
      <w:bookmarkEnd w:id="39"/>
    </w:p>
    <w:p w:rsidR="00106DE3" w:rsidRPr="00106DE3" w:rsidRDefault="00106DE3" w:rsidP="00106DE3"/>
    <w:p w:rsidR="008C27F1" w:rsidRPr="00034790" w:rsidRDefault="00034790" w:rsidP="00E7591D">
      <w:r>
        <w:rPr>
          <w:noProof/>
          <w:lang w:val="en-US"/>
        </w:rPr>
        <w:drawing>
          <wp:inline distT="0" distB="0" distL="0" distR="0">
            <wp:extent cx="6448425" cy="3228975"/>
            <wp:effectExtent l="19050" t="0" r="9525" b="0"/>
            <wp:docPr id="67" name="Image 7" descr="D:\Users\hboudiaf\Documents\Hybris\B2B Asset\Specifications\multicart-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hboudiaf\Documents\Hybris\B2B Asset\Specifications\multicart-updat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884" w:rsidRDefault="00C37884" w:rsidP="00C37884">
      <w:r>
        <w:t xml:space="preserve">Illustration: </w:t>
      </w:r>
      <w:proofErr w:type="spellStart"/>
      <w:r>
        <w:t>MyCarts</w:t>
      </w:r>
      <w:proofErr w:type="spellEnd"/>
      <w:r>
        <w:t xml:space="preserve"> </w:t>
      </w:r>
      <w:r w:rsidR="006A710D">
        <w:t xml:space="preserve">is </w:t>
      </w:r>
      <w:r>
        <w:t>access</w:t>
      </w:r>
      <w:r w:rsidR="006A710D">
        <w:t>ible</w:t>
      </w:r>
      <w:r>
        <w:t xml:space="preserve"> from customer personal space</w:t>
      </w:r>
    </w:p>
    <w:p w:rsidR="00034790" w:rsidRDefault="00034790" w:rsidP="00C37884"/>
    <w:p w:rsidR="008C27F1" w:rsidRPr="008C27F1" w:rsidRDefault="008C27F1" w:rsidP="008C27F1">
      <w:pPr>
        <w:pStyle w:val="Titre6"/>
        <w:numPr>
          <w:ilvl w:val="0"/>
          <w:numId w:val="0"/>
        </w:numPr>
        <w:rPr>
          <w:rStyle w:val="Rfrenceintense"/>
        </w:rPr>
      </w:pPr>
      <w:r w:rsidRPr="008C27F1">
        <w:rPr>
          <w:rStyle w:val="Rfrenceintense"/>
        </w:rPr>
        <w:t>Description - Specific</w:t>
      </w:r>
    </w:p>
    <w:tbl>
      <w:tblPr>
        <w:tblStyle w:val="Tramemoyenne1-Accent13"/>
        <w:tblW w:w="0" w:type="auto"/>
        <w:tblLayout w:type="fixed"/>
        <w:tblLook w:val="04A0"/>
      </w:tblPr>
      <w:tblGrid>
        <w:gridCol w:w="1384"/>
        <w:gridCol w:w="8470"/>
      </w:tblGrid>
      <w:tr w:rsidR="009C5AB7" w:rsidRPr="002E1493" w:rsidTr="00234F62">
        <w:trPr>
          <w:cnfStyle w:val="100000000000"/>
        </w:trPr>
        <w:tc>
          <w:tcPr>
            <w:cnfStyle w:val="001000000000"/>
            <w:tcW w:w="1384" w:type="dxa"/>
          </w:tcPr>
          <w:p w:rsidR="009C5AB7" w:rsidRPr="009E2F8F" w:rsidRDefault="009C5AB7" w:rsidP="00234F62">
            <w:pPr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Name</w:t>
            </w:r>
          </w:p>
        </w:tc>
        <w:tc>
          <w:tcPr>
            <w:tcW w:w="8470" w:type="dxa"/>
          </w:tcPr>
          <w:p w:rsidR="009C5AB7" w:rsidRPr="009E2F8F" w:rsidRDefault="009C5AB7" w:rsidP="00234F62">
            <w:pPr>
              <w:cnfStyle w:val="100000000000"/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Description</w:t>
            </w:r>
          </w:p>
        </w:tc>
      </w:tr>
      <w:tr w:rsidR="009C5AB7" w:rsidRPr="006858F4" w:rsidTr="00234F62">
        <w:trPr>
          <w:cnfStyle w:val="000000100000"/>
        </w:trPr>
        <w:tc>
          <w:tcPr>
            <w:cnfStyle w:val="001000000000"/>
            <w:tcW w:w="1384" w:type="dxa"/>
          </w:tcPr>
          <w:p w:rsidR="009C5AB7" w:rsidRPr="009E2F8F" w:rsidRDefault="009C5AB7" w:rsidP="00106DE3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1 – </w:t>
            </w:r>
            <w:r w:rsidR="00106DE3">
              <w:rPr>
                <w:bCs w:val="0"/>
                <w:lang w:val="en-US"/>
              </w:rPr>
              <w:t>cart selection</w:t>
            </w:r>
          </w:p>
        </w:tc>
        <w:tc>
          <w:tcPr>
            <w:tcW w:w="8470" w:type="dxa"/>
          </w:tcPr>
          <w:p w:rsidR="009C5AB7" w:rsidRPr="00B325C4" w:rsidRDefault="00D24AC6" w:rsidP="006E40CD">
            <w:pPr>
              <w:pStyle w:val="IS-Bodytext"/>
              <w:jc w:val="both"/>
              <w:cnfStyle w:val="000000100000"/>
              <w:rPr>
                <w:lang w:val="en-US"/>
              </w:rPr>
            </w:pPr>
            <w:r>
              <w:rPr>
                <w:lang w:val="en-US"/>
              </w:rPr>
              <w:t xml:space="preserve">The user can </w:t>
            </w:r>
            <w:r w:rsidR="0067381E">
              <w:rPr>
                <w:lang w:val="en-US"/>
              </w:rPr>
              <w:t>activate</w:t>
            </w:r>
            <w:r>
              <w:rPr>
                <w:lang w:val="en-US"/>
              </w:rPr>
              <w:t xml:space="preserve"> the cart he wants to update </w:t>
            </w:r>
            <w:r w:rsidR="0067381E">
              <w:rPr>
                <w:lang w:val="en-US"/>
              </w:rPr>
              <w:t>by clicking on</w:t>
            </w:r>
            <w:r>
              <w:rPr>
                <w:lang w:val="en-US"/>
              </w:rPr>
              <w:t xml:space="preserve"> the </w:t>
            </w:r>
            <w:r w:rsidR="00106DE3">
              <w:rPr>
                <w:lang w:val="en-US"/>
              </w:rPr>
              <w:t xml:space="preserve">radio </w:t>
            </w:r>
            <w:r>
              <w:rPr>
                <w:lang w:val="en-US"/>
              </w:rPr>
              <w:t>button</w:t>
            </w:r>
            <w:r w:rsidR="006E40CD">
              <w:rPr>
                <w:lang w:val="en-US"/>
              </w:rPr>
              <w:t>.</w:t>
            </w:r>
          </w:p>
        </w:tc>
      </w:tr>
      <w:tr w:rsidR="009C5AB7" w:rsidRPr="006858F4" w:rsidTr="00234F62">
        <w:trPr>
          <w:cnfStyle w:val="000000010000"/>
        </w:trPr>
        <w:tc>
          <w:tcPr>
            <w:cnfStyle w:val="001000000000"/>
            <w:tcW w:w="1384" w:type="dxa"/>
          </w:tcPr>
          <w:p w:rsidR="009C5AB7" w:rsidRDefault="009C5AB7" w:rsidP="0013031C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>2 –</w:t>
            </w:r>
            <w:r w:rsidR="00106DE3">
              <w:rPr>
                <w:bCs w:val="0"/>
                <w:lang w:val="en-US"/>
              </w:rPr>
              <w:t xml:space="preserve">cart </w:t>
            </w:r>
            <w:r w:rsidR="0013031C">
              <w:rPr>
                <w:bCs w:val="0"/>
                <w:lang w:val="en-US"/>
              </w:rPr>
              <w:t>activation</w:t>
            </w:r>
          </w:p>
        </w:tc>
        <w:tc>
          <w:tcPr>
            <w:tcW w:w="8470" w:type="dxa"/>
          </w:tcPr>
          <w:p w:rsidR="00B1239A" w:rsidRDefault="00106DE3" w:rsidP="006E40CD">
            <w:pPr>
              <w:pStyle w:val="IS-Bodytext"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="00D24AC6">
              <w:rPr>
                <w:lang w:val="en-US"/>
              </w:rPr>
              <w:t>active</w:t>
            </w:r>
            <w:ins w:id="40" w:author="Sisi WANG (siswang)" w:date="2015-05-07T16:48:00Z">
              <w:del w:id="41" w:author="Hamzi BOUDIAF (hboudiaf)" w:date="2015-05-18T09:05:00Z">
                <w:r w:rsidR="0067381E" w:rsidDel="00DB7F9E">
                  <w:rPr>
                    <w:lang w:val="en-US"/>
                  </w:rPr>
                  <w:delText>d</w:delText>
                </w:r>
              </w:del>
            </w:ins>
            <w:r w:rsidR="00D24AC6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cart is </w:t>
            </w:r>
            <w:r w:rsidR="0067381E">
              <w:rPr>
                <w:lang w:val="en-US"/>
              </w:rPr>
              <w:t>the current cart</w:t>
            </w:r>
            <w:r w:rsidR="006154EF">
              <w:rPr>
                <w:lang w:val="en-US"/>
              </w:rPr>
              <w:t xml:space="preserve"> </w:t>
            </w:r>
          </w:p>
          <w:p w:rsidR="007B78B6" w:rsidRDefault="006154EF">
            <w:pPr>
              <w:pStyle w:val="IS-Bodytext"/>
              <w:jc w:val="both"/>
              <w:cnfStyle w:val="000000010000"/>
              <w:rPr>
                <w:lang w:val="en-US" w:eastAsia="en-US"/>
              </w:rPr>
            </w:pPr>
            <w:r>
              <w:rPr>
                <w:lang w:val="en-US"/>
              </w:rPr>
              <w:t xml:space="preserve">The user can continue his shopping by </w:t>
            </w:r>
            <w:r w:rsidR="0067381E">
              <w:rPr>
                <w:lang w:val="en-US"/>
              </w:rPr>
              <w:t>going back to the product list page</w:t>
            </w:r>
            <w:r>
              <w:rPr>
                <w:lang w:val="en-US"/>
              </w:rPr>
              <w:t xml:space="preserve"> for example</w:t>
            </w:r>
          </w:p>
        </w:tc>
      </w:tr>
    </w:tbl>
    <w:p w:rsidR="008C27F1" w:rsidRDefault="008C27F1" w:rsidP="00E7591D"/>
    <w:sectPr w:rsidR="008C27F1" w:rsidSect="00051226">
      <w:footerReference w:type="default" r:id="rId19"/>
      <w:headerReference w:type="first" r:id="rId20"/>
      <w:footerReference w:type="first" r:id="rId21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524A" w:rsidRDefault="001B524A">
      <w:r>
        <w:separator/>
      </w:r>
    </w:p>
  </w:endnote>
  <w:endnote w:type="continuationSeparator" w:id="0">
    <w:p w:rsidR="001B524A" w:rsidRDefault="001B52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B217AD" w:rsidP="00FF3E4D">
    <w:pPr>
      <w:pStyle w:val="Pieddepage"/>
      <w:tabs>
        <w:tab w:val="clear" w:pos="9360"/>
      </w:tabs>
      <w:spacing w:before="40"/>
      <w:ind w:right="360"/>
    </w:pPr>
    <w:r w:rsidRPr="00B217AD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B217AD" w:rsidP="00FF3E4D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 w:rsidR="001A7303"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 w:rsidR="001A7303">
                  <w:rPr>
                    <w:rStyle w:val="Numrodepage"/>
                    <w:noProof/>
                  </w:rPr>
                  <w:t>18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B217AD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B217AD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B217AD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fldSimple w:instr=" STYLEREF  &quot;Proposal Title&quot;  \* MERGEFORMAT ">
                  <w:r w:rsidR="001A7303">
                    <w:rPr>
                      <w:b/>
                      <w:bCs/>
                      <w:noProof/>
                      <w:lang w:val="en-US"/>
                    </w:rPr>
                    <w:t>Error! Use the Home tab to apply Proposal Title to the text that you want to appear here.</w:t>
                  </w:r>
                </w:fldSimple>
              </w:p>
            </w:txbxContent>
          </v:textbox>
        </v:shape>
      </w:pict>
    </w:r>
    <w:r w:rsidR="001A7303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Pieddepage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Pr="00F1567C" w:rsidRDefault="001A7303" w:rsidP="00942964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F1567C">
      <w:tab/>
      <w:t>SFD</w:t>
    </w:r>
    <w:r w:rsidR="00F1567C">
      <w:tab/>
      <w:t xml:space="preserve"> - Multi-cart Asset</w:t>
    </w:r>
    <w:r>
      <w:tab/>
    </w:r>
    <w:r w:rsidR="00B217AD" w:rsidRPr="000D146B">
      <w:rPr>
        <w:rStyle w:val="Numrodepage"/>
      </w:rPr>
      <w:fldChar w:fldCharType="begin"/>
    </w:r>
    <w:r w:rsidRPr="000D146B">
      <w:rPr>
        <w:rStyle w:val="Numrodepage"/>
      </w:rPr>
      <w:instrText xml:space="preserve">PAGE  </w:instrText>
    </w:r>
    <w:r w:rsidR="00B217AD" w:rsidRPr="000D146B">
      <w:rPr>
        <w:rStyle w:val="Numrodepage"/>
      </w:rPr>
      <w:fldChar w:fldCharType="separate"/>
    </w:r>
    <w:r w:rsidR="0028341D">
      <w:rPr>
        <w:rStyle w:val="Numrodepage"/>
        <w:noProof/>
      </w:rPr>
      <w:t>1</w:t>
    </w:r>
    <w:r w:rsidR="00B217AD" w:rsidRPr="000D146B">
      <w:rPr>
        <w:rStyle w:val="Numrodepage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524A" w:rsidRDefault="001B524A">
      <w:r>
        <w:separator/>
      </w:r>
    </w:p>
  </w:footnote>
  <w:footnote w:type="continuationSeparator" w:id="0">
    <w:p w:rsidR="001B524A" w:rsidRDefault="001B524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En-tte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En-tte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87EFC"/>
    <w:multiLevelType w:val="hybridMultilevel"/>
    <w:tmpl w:val="C9901B2C"/>
    <w:lvl w:ilvl="0" w:tplc="15441B9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0EB43B40"/>
    <w:multiLevelType w:val="hybridMultilevel"/>
    <w:tmpl w:val="05E2276C"/>
    <w:lvl w:ilvl="0" w:tplc="C7664C7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4145A"/>
    <w:multiLevelType w:val="hybridMultilevel"/>
    <w:tmpl w:val="048A9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5C940F0"/>
    <w:multiLevelType w:val="hybridMultilevel"/>
    <w:tmpl w:val="E7B0F066"/>
    <w:lvl w:ilvl="0" w:tplc="096A839E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C7B2D2A"/>
    <w:multiLevelType w:val="hybridMultilevel"/>
    <w:tmpl w:val="A6B03656"/>
    <w:lvl w:ilvl="0" w:tplc="D70C6C84">
      <w:start w:val="1"/>
      <w:numFmt w:val="bullet"/>
      <w:lvlText w:val="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D085040"/>
    <w:multiLevelType w:val="multilevel"/>
    <w:tmpl w:val="43568C52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>
    <w:nsid w:val="2DEE4982"/>
    <w:multiLevelType w:val="hybridMultilevel"/>
    <w:tmpl w:val="274ABFC6"/>
    <w:lvl w:ilvl="0" w:tplc="C9EC0842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F8267E"/>
    <w:multiLevelType w:val="hybridMultilevel"/>
    <w:tmpl w:val="5CFA40BC"/>
    <w:lvl w:ilvl="0" w:tplc="3B409ACE">
      <w:start w:val="1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820DD"/>
    <w:multiLevelType w:val="hybridMultilevel"/>
    <w:tmpl w:val="8F1A60DE"/>
    <w:lvl w:ilvl="0" w:tplc="A072AD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7775F91"/>
    <w:multiLevelType w:val="hybridMultilevel"/>
    <w:tmpl w:val="12A49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>
    <w:nsid w:val="4FEB20EB"/>
    <w:multiLevelType w:val="hybridMultilevel"/>
    <w:tmpl w:val="0B7E3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3BC0A68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A1068FC"/>
    <w:multiLevelType w:val="hybridMultilevel"/>
    <w:tmpl w:val="ADF8B772"/>
    <w:lvl w:ilvl="0" w:tplc="9274F3C6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BF662E"/>
    <w:multiLevelType w:val="hybridMultilevel"/>
    <w:tmpl w:val="0BE815EE"/>
    <w:lvl w:ilvl="0" w:tplc="750E2C9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8706072"/>
    <w:multiLevelType w:val="hybridMultilevel"/>
    <w:tmpl w:val="93244A2C"/>
    <w:lvl w:ilvl="0" w:tplc="026C2DE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2D2087"/>
    <w:multiLevelType w:val="hybridMultilevel"/>
    <w:tmpl w:val="760AF214"/>
    <w:lvl w:ilvl="0" w:tplc="69880EFA">
      <w:start w:val="1"/>
      <w:numFmt w:val="bullet"/>
      <w:pStyle w:val="Listepuces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6E267A19"/>
    <w:multiLevelType w:val="hybridMultilevel"/>
    <w:tmpl w:val="24880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28"/>
  </w:num>
  <w:num w:numId="4">
    <w:abstractNumId w:val="16"/>
  </w:num>
  <w:num w:numId="5">
    <w:abstractNumId w:val="27"/>
  </w:num>
  <w:num w:numId="6">
    <w:abstractNumId w:val="6"/>
  </w:num>
  <w:num w:numId="7">
    <w:abstractNumId w:val="13"/>
  </w:num>
  <w:num w:numId="8">
    <w:abstractNumId w:val="7"/>
  </w:num>
  <w:num w:numId="9">
    <w:abstractNumId w:val="2"/>
  </w:num>
  <w:num w:numId="10">
    <w:abstractNumId w:val="18"/>
  </w:num>
  <w:num w:numId="11">
    <w:abstractNumId w:val="15"/>
  </w:num>
  <w:num w:numId="12">
    <w:abstractNumId w:val="26"/>
  </w:num>
  <w:num w:numId="13">
    <w:abstractNumId w:val="23"/>
  </w:num>
  <w:num w:numId="14">
    <w:abstractNumId w:val="10"/>
  </w:num>
  <w:num w:numId="15">
    <w:abstractNumId w:val="1"/>
  </w:num>
  <w:num w:numId="16">
    <w:abstractNumId w:val="3"/>
  </w:num>
  <w:num w:numId="17">
    <w:abstractNumId w:val="9"/>
  </w:num>
  <w:num w:numId="18">
    <w:abstractNumId w:val="0"/>
  </w:num>
  <w:num w:numId="19">
    <w:abstractNumId w:val="20"/>
  </w:num>
  <w:num w:numId="20">
    <w:abstractNumId w:val="22"/>
  </w:num>
  <w:num w:numId="21">
    <w:abstractNumId w:val="4"/>
  </w:num>
  <w:num w:numId="22">
    <w:abstractNumId w:val="19"/>
  </w:num>
  <w:num w:numId="23">
    <w:abstractNumId w:val="17"/>
  </w:num>
  <w:num w:numId="24">
    <w:abstractNumId w:val="12"/>
  </w:num>
  <w:num w:numId="25">
    <w:abstractNumId w:val="9"/>
  </w:num>
  <w:num w:numId="26">
    <w:abstractNumId w:val="8"/>
  </w:num>
  <w:num w:numId="27">
    <w:abstractNumId w:val="11"/>
  </w:num>
  <w:num w:numId="28">
    <w:abstractNumId w:val="25"/>
  </w:num>
  <w:num w:numId="29">
    <w:abstractNumId w:val="14"/>
  </w:num>
  <w:num w:numId="30">
    <w:abstractNumId w:val="5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trackRevisions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22882">
      <o:colormru v:ext="edit" colors="#009bcc"/>
      <o:colormenu v:ext="edit" fillcolor="none" strokecolor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649"/>
    <w:rsid w:val="00034790"/>
    <w:rsid w:val="0003661A"/>
    <w:rsid w:val="00037340"/>
    <w:rsid w:val="0004069A"/>
    <w:rsid w:val="0004101D"/>
    <w:rsid w:val="00041B4E"/>
    <w:rsid w:val="00042C92"/>
    <w:rsid w:val="00043AAC"/>
    <w:rsid w:val="00043F54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078"/>
    <w:rsid w:val="00064CC9"/>
    <w:rsid w:val="000650F8"/>
    <w:rsid w:val="00065702"/>
    <w:rsid w:val="0006620A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D40"/>
    <w:rsid w:val="000837BD"/>
    <w:rsid w:val="00083A72"/>
    <w:rsid w:val="00085646"/>
    <w:rsid w:val="00085843"/>
    <w:rsid w:val="00087938"/>
    <w:rsid w:val="00087A2E"/>
    <w:rsid w:val="00087CBC"/>
    <w:rsid w:val="00091111"/>
    <w:rsid w:val="00091591"/>
    <w:rsid w:val="00094CD1"/>
    <w:rsid w:val="000957DA"/>
    <w:rsid w:val="0009664B"/>
    <w:rsid w:val="00096D14"/>
    <w:rsid w:val="00097164"/>
    <w:rsid w:val="000A0D61"/>
    <w:rsid w:val="000A0EF7"/>
    <w:rsid w:val="000A1974"/>
    <w:rsid w:val="000A302A"/>
    <w:rsid w:val="000A4473"/>
    <w:rsid w:val="000A4F37"/>
    <w:rsid w:val="000A52C1"/>
    <w:rsid w:val="000A611B"/>
    <w:rsid w:val="000B0C34"/>
    <w:rsid w:val="000B525C"/>
    <w:rsid w:val="000B54FE"/>
    <w:rsid w:val="000B586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8CB"/>
    <w:rsid w:val="000E0A36"/>
    <w:rsid w:val="000E0B2B"/>
    <w:rsid w:val="000E0D9D"/>
    <w:rsid w:val="000E1558"/>
    <w:rsid w:val="000E2C5C"/>
    <w:rsid w:val="000E3CF9"/>
    <w:rsid w:val="000E3E87"/>
    <w:rsid w:val="000E5FD1"/>
    <w:rsid w:val="000E617B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6DE3"/>
    <w:rsid w:val="001071A2"/>
    <w:rsid w:val="0010762A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26962"/>
    <w:rsid w:val="0013031C"/>
    <w:rsid w:val="00131D36"/>
    <w:rsid w:val="00132571"/>
    <w:rsid w:val="00133171"/>
    <w:rsid w:val="00133AF8"/>
    <w:rsid w:val="00133B7C"/>
    <w:rsid w:val="001342A7"/>
    <w:rsid w:val="0013571D"/>
    <w:rsid w:val="00136073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4C00"/>
    <w:rsid w:val="0014529E"/>
    <w:rsid w:val="001462F6"/>
    <w:rsid w:val="00146E2D"/>
    <w:rsid w:val="0015135C"/>
    <w:rsid w:val="001548E0"/>
    <w:rsid w:val="00154917"/>
    <w:rsid w:val="0016021F"/>
    <w:rsid w:val="001618D4"/>
    <w:rsid w:val="00161DF3"/>
    <w:rsid w:val="00161FEB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520A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47E"/>
    <w:rsid w:val="00185901"/>
    <w:rsid w:val="0018654D"/>
    <w:rsid w:val="00191BD1"/>
    <w:rsid w:val="001921F2"/>
    <w:rsid w:val="00192621"/>
    <w:rsid w:val="0019402D"/>
    <w:rsid w:val="0019538A"/>
    <w:rsid w:val="00195EAF"/>
    <w:rsid w:val="001A0353"/>
    <w:rsid w:val="001A0849"/>
    <w:rsid w:val="001A3113"/>
    <w:rsid w:val="001A4198"/>
    <w:rsid w:val="001A4446"/>
    <w:rsid w:val="001A4D06"/>
    <w:rsid w:val="001A5A03"/>
    <w:rsid w:val="001A5B0A"/>
    <w:rsid w:val="001A5D63"/>
    <w:rsid w:val="001A6772"/>
    <w:rsid w:val="001A7303"/>
    <w:rsid w:val="001B010F"/>
    <w:rsid w:val="001B17E6"/>
    <w:rsid w:val="001B1DF5"/>
    <w:rsid w:val="001B4959"/>
    <w:rsid w:val="001B4F9A"/>
    <w:rsid w:val="001B524A"/>
    <w:rsid w:val="001B59FB"/>
    <w:rsid w:val="001B6540"/>
    <w:rsid w:val="001B6924"/>
    <w:rsid w:val="001C1E6C"/>
    <w:rsid w:val="001C1E73"/>
    <w:rsid w:val="001C2608"/>
    <w:rsid w:val="001C28B6"/>
    <w:rsid w:val="001C2F83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4469"/>
    <w:rsid w:val="0020504E"/>
    <w:rsid w:val="0020574A"/>
    <w:rsid w:val="00206752"/>
    <w:rsid w:val="0020680F"/>
    <w:rsid w:val="00207A50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60A"/>
    <w:rsid w:val="002169F3"/>
    <w:rsid w:val="00216F0F"/>
    <w:rsid w:val="00217102"/>
    <w:rsid w:val="002171F1"/>
    <w:rsid w:val="002173B4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B11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6033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35F6"/>
    <w:rsid w:val="00276E9F"/>
    <w:rsid w:val="00282D6F"/>
    <w:rsid w:val="0028341D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968C8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A7FB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5C5C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CDB"/>
    <w:rsid w:val="002F6682"/>
    <w:rsid w:val="002F7C6A"/>
    <w:rsid w:val="00300172"/>
    <w:rsid w:val="00301280"/>
    <w:rsid w:val="003027AD"/>
    <w:rsid w:val="003027EA"/>
    <w:rsid w:val="00302C6C"/>
    <w:rsid w:val="00303E04"/>
    <w:rsid w:val="00305172"/>
    <w:rsid w:val="00305FB0"/>
    <w:rsid w:val="003060B8"/>
    <w:rsid w:val="0030707D"/>
    <w:rsid w:val="00307C04"/>
    <w:rsid w:val="00311AFA"/>
    <w:rsid w:val="0031217D"/>
    <w:rsid w:val="003128ED"/>
    <w:rsid w:val="00313615"/>
    <w:rsid w:val="00313909"/>
    <w:rsid w:val="003143B3"/>
    <w:rsid w:val="00314400"/>
    <w:rsid w:val="00314D8E"/>
    <w:rsid w:val="0031709A"/>
    <w:rsid w:val="0031754F"/>
    <w:rsid w:val="003220B2"/>
    <w:rsid w:val="00322415"/>
    <w:rsid w:val="00322803"/>
    <w:rsid w:val="00324583"/>
    <w:rsid w:val="003247EA"/>
    <w:rsid w:val="00325A39"/>
    <w:rsid w:val="003270FD"/>
    <w:rsid w:val="00327682"/>
    <w:rsid w:val="00327702"/>
    <w:rsid w:val="00327AC9"/>
    <w:rsid w:val="00330A8B"/>
    <w:rsid w:val="0033298F"/>
    <w:rsid w:val="00333873"/>
    <w:rsid w:val="00335094"/>
    <w:rsid w:val="00335534"/>
    <w:rsid w:val="003360F8"/>
    <w:rsid w:val="00336362"/>
    <w:rsid w:val="00336CC7"/>
    <w:rsid w:val="00337A28"/>
    <w:rsid w:val="003407C3"/>
    <w:rsid w:val="00341068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57238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3FDB"/>
    <w:rsid w:val="00384566"/>
    <w:rsid w:val="0038617E"/>
    <w:rsid w:val="003861C3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2E7"/>
    <w:rsid w:val="003A0B0F"/>
    <w:rsid w:val="003A0B77"/>
    <w:rsid w:val="003A34E8"/>
    <w:rsid w:val="003A3D24"/>
    <w:rsid w:val="003A4458"/>
    <w:rsid w:val="003A575E"/>
    <w:rsid w:val="003A5DA4"/>
    <w:rsid w:val="003B13F3"/>
    <w:rsid w:val="003B191F"/>
    <w:rsid w:val="003B2609"/>
    <w:rsid w:val="003B30D0"/>
    <w:rsid w:val="003B469F"/>
    <w:rsid w:val="003C0610"/>
    <w:rsid w:val="003C0FEF"/>
    <w:rsid w:val="003C12E2"/>
    <w:rsid w:val="003C37CA"/>
    <w:rsid w:val="003C3E37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9DE"/>
    <w:rsid w:val="003F6CF4"/>
    <w:rsid w:val="004023FC"/>
    <w:rsid w:val="0040372C"/>
    <w:rsid w:val="004062FA"/>
    <w:rsid w:val="004065DD"/>
    <w:rsid w:val="004069E4"/>
    <w:rsid w:val="0041245C"/>
    <w:rsid w:val="0041309E"/>
    <w:rsid w:val="00414D71"/>
    <w:rsid w:val="00415379"/>
    <w:rsid w:val="004155BD"/>
    <w:rsid w:val="004160B3"/>
    <w:rsid w:val="004164B8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395"/>
    <w:rsid w:val="00430BF6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39"/>
    <w:rsid w:val="00462DA3"/>
    <w:rsid w:val="00463E35"/>
    <w:rsid w:val="00464D9E"/>
    <w:rsid w:val="00465232"/>
    <w:rsid w:val="00465475"/>
    <w:rsid w:val="00465671"/>
    <w:rsid w:val="00466DED"/>
    <w:rsid w:val="00467559"/>
    <w:rsid w:val="004677D2"/>
    <w:rsid w:val="00467D43"/>
    <w:rsid w:val="0047087C"/>
    <w:rsid w:val="00470E53"/>
    <w:rsid w:val="00471321"/>
    <w:rsid w:val="00471503"/>
    <w:rsid w:val="00471F75"/>
    <w:rsid w:val="00472DBC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C52"/>
    <w:rsid w:val="00487F3B"/>
    <w:rsid w:val="0049047E"/>
    <w:rsid w:val="00490982"/>
    <w:rsid w:val="0049113D"/>
    <w:rsid w:val="00491B5E"/>
    <w:rsid w:val="004925B5"/>
    <w:rsid w:val="004943C0"/>
    <w:rsid w:val="004943C7"/>
    <w:rsid w:val="004950D6"/>
    <w:rsid w:val="00495CF3"/>
    <w:rsid w:val="00497184"/>
    <w:rsid w:val="004A287B"/>
    <w:rsid w:val="004A3178"/>
    <w:rsid w:val="004A3997"/>
    <w:rsid w:val="004A44C5"/>
    <w:rsid w:val="004A4C27"/>
    <w:rsid w:val="004A4CC8"/>
    <w:rsid w:val="004A4E35"/>
    <w:rsid w:val="004A522D"/>
    <w:rsid w:val="004A53F3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2A9D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564E"/>
    <w:rsid w:val="00535AD5"/>
    <w:rsid w:val="005364A3"/>
    <w:rsid w:val="00536710"/>
    <w:rsid w:val="005368C1"/>
    <w:rsid w:val="0053740E"/>
    <w:rsid w:val="00540E64"/>
    <w:rsid w:val="00541C30"/>
    <w:rsid w:val="005439EF"/>
    <w:rsid w:val="00543F6A"/>
    <w:rsid w:val="005476D1"/>
    <w:rsid w:val="00550C1C"/>
    <w:rsid w:val="005510ED"/>
    <w:rsid w:val="00554334"/>
    <w:rsid w:val="00556402"/>
    <w:rsid w:val="00556DC6"/>
    <w:rsid w:val="00556E3E"/>
    <w:rsid w:val="00557348"/>
    <w:rsid w:val="0055770A"/>
    <w:rsid w:val="00557981"/>
    <w:rsid w:val="005612A5"/>
    <w:rsid w:val="00561F8C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978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197E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5FE7"/>
    <w:rsid w:val="005C766B"/>
    <w:rsid w:val="005D1042"/>
    <w:rsid w:val="005D1B96"/>
    <w:rsid w:val="005D2D61"/>
    <w:rsid w:val="005D53A1"/>
    <w:rsid w:val="005D5CA2"/>
    <w:rsid w:val="005D72B9"/>
    <w:rsid w:val="005D7949"/>
    <w:rsid w:val="005D7F80"/>
    <w:rsid w:val="005E0DDA"/>
    <w:rsid w:val="005E0DDD"/>
    <w:rsid w:val="005E20E9"/>
    <w:rsid w:val="005E2FF4"/>
    <w:rsid w:val="005E3719"/>
    <w:rsid w:val="005E4069"/>
    <w:rsid w:val="005E406C"/>
    <w:rsid w:val="005E40B1"/>
    <w:rsid w:val="005E5145"/>
    <w:rsid w:val="005E5A25"/>
    <w:rsid w:val="005E5C12"/>
    <w:rsid w:val="005E5CD6"/>
    <w:rsid w:val="005E6031"/>
    <w:rsid w:val="005E641D"/>
    <w:rsid w:val="005E660C"/>
    <w:rsid w:val="005E7807"/>
    <w:rsid w:val="005F0626"/>
    <w:rsid w:val="005F094F"/>
    <w:rsid w:val="005F1260"/>
    <w:rsid w:val="005F2A00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54EF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AD6"/>
    <w:rsid w:val="00627FD5"/>
    <w:rsid w:val="006309CB"/>
    <w:rsid w:val="006315F3"/>
    <w:rsid w:val="00631DC6"/>
    <w:rsid w:val="00633050"/>
    <w:rsid w:val="0063451C"/>
    <w:rsid w:val="006354B4"/>
    <w:rsid w:val="00635FA0"/>
    <w:rsid w:val="00640697"/>
    <w:rsid w:val="00641A03"/>
    <w:rsid w:val="00641B96"/>
    <w:rsid w:val="00641C91"/>
    <w:rsid w:val="00641F99"/>
    <w:rsid w:val="00642E79"/>
    <w:rsid w:val="006433FF"/>
    <w:rsid w:val="0064430D"/>
    <w:rsid w:val="00644AB2"/>
    <w:rsid w:val="00646AB8"/>
    <w:rsid w:val="00646E35"/>
    <w:rsid w:val="00647469"/>
    <w:rsid w:val="00647838"/>
    <w:rsid w:val="00647A25"/>
    <w:rsid w:val="006512DD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381E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90D02"/>
    <w:rsid w:val="0069281C"/>
    <w:rsid w:val="00692E3E"/>
    <w:rsid w:val="00694203"/>
    <w:rsid w:val="0069574A"/>
    <w:rsid w:val="00697E24"/>
    <w:rsid w:val="006A3A0B"/>
    <w:rsid w:val="006A49F2"/>
    <w:rsid w:val="006A4C83"/>
    <w:rsid w:val="006A6412"/>
    <w:rsid w:val="006A6FBD"/>
    <w:rsid w:val="006A710D"/>
    <w:rsid w:val="006B1843"/>
    <w:rsid w:val="006B1DEA"/>
    <w:rsid w:val="006B286B"/>
    <w:rsid w:val="006B3088"/>
    <w:rsid w:val="006B333A"/>
    <w:rsid w:val="006B4D50"/>
    <w:rsid w:val="006B6304"/>
    <w:rsid w:val="006B634E"/>
    <w:rsid w:val="006B64F9"/>
    <w:rsid w:val="006B7F3C"/>
    <w:rsid w:val="006C0D8B"/>
    <w:rsid w:val="006C15BA"/>
    <w:rsid w:val="006C4234"/>
    <w:rsid w:val="006C4D15"/>
    <w:rsid w:val="006C58C4"/>
    <w:rsid w:val="006C59D6"/>
    <w:rsid w:val="006C602B"/>
    <w:rsid w:val="006C74C8"/>
    <w:rsid w:val="006D17FC"/>
    <w:rsid w:val="006D29EB"/>
    <w:rsid w:val="006D2BBB"/>
    <w:rsid w:val="006D3E3A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3B9D"/>
    <w:rsid w:val="006E3DD6"/>
    <w:rsid w:val="006E40CD"/>
    <w:rsid w:val="006E42DC"/>
    <w:rsid w:val="006E47DE"/>
    <w:rsid w:val="006E5C7C"/>
    <w:rsid w:val="006E64FD"/>
    <w:rsid w:val="006E6CF3"/>
    <w:rsid w:val="006E6D50"/>
    <w:rsid w:val="006E76BB"/>
    <w:rsid w:val="006F0392"/>
    <w:rsid w:val="006F0F7E"/>
    <w:rsid w:val="006F1B65"/>
    <w:rsid w:val="006F260F"/>
    <w:rsid w:val="006F3BB3"/>
    <w:rsid w:val="006F4E1C"/>
    <w:rsid w:val="006F5BBF"/>
    <w:rsid w:val="006F6603"/>
    <w:rsid w:val="006F6669"/>
    <w:rsid w:val="006F72B7"/>
    <w:rsid w:val="006F7352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588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6DC9"/>
    <w:rsid w:val="00737F25"/>
    <w:rsid w:val="0074084E"/>
    <w:rsid w:val="00741B23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276B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0EED"/>
    <w:rsid w:val="0076248A"/>
    <w:rsid w:val="00765E87"/>
    <w:rsid w:val="007662CF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7B2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2863"/>
    <w:rsid w:val="007A3100"/>
    <w:rsid w:val="007A434C"/>
    <w:rsid w:val="007A45C8"/>
    <w:rsid w:val="007A4F00"/>
    <w:rsid w:val="007A5069"/>
    <w:rsid w:val="007A5543"/>
    <w:rsid w:val="007A55F0"/>
    <w:rsid w:val="007A63F9"/>
    <w:rsid w:val="007A6858"/>
    <w:rsid w:val="007A77F6"/>
    <w:rsid w:val="007B0C46"/>
    <w:rsid w:val="007B15A3"/>
    <w:rsid w:val="007B1FC9"/>
    <w:rsid w:val="007B226A"/>
    <w:rsid w:val="007B23D3"/>
    <w:rsid w:val="007B32EE"/>
    <w:rsid w:val="007B4372"/>
    <w:rsid w:val="007B4AF8"/>
    <w:rsid w:val="007B4C5D"/>
    <w:rsid w:val="007B6CF0"/>
    <w:rsid w:val="007B715C"/>
    <w:rsid w:val="007B7366"/>
    <w:rsid w:val="007B78B6"/>
    <w:rsid w:val="007B7B39"/>
    <w:rsid w:val="007C0A6E"/>
    <w:rsid w:val="007C2216"/>
    <w:rsid w:val="007C27C0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EC6"/>
    <w:rsid w:val="007E43C7"/>
    <w:rsid w:val="007E48CA"/>
    <w:rsid w:val="007E6BA0"/>
    <w:rsid w:val="007E6DCE"/>
    <w:rsid w:val="007E7D7F"/>
    <w:rsid w:val="007F0059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2335"/>
    <w:rsid w:val="00803DC9"/>
    <w:rsid w:val="00805926"/>
    <w:rsid w:val="0080789E"/>
    <w:rsid w:val="00810A0E"/>
    <w:rsid w:val="00812C06"/>
    <w:rsid w:val="0081344A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3601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53C8"/>
    <w:rsid w:val="00845466"/>
    <w:rsid w:val="00846E49"/>
    <w:rsid w:val="00850023"/>
    <w:rsid w:val="008507F3"/>
    <w:rsid w:val="008509BD"/>
    <w:rsid w:val="00852D23"/>
    <w:rsid w:val="0085351C"/>
    <w:rsid w:val="00855D62"/>
    <w:rsid w:val="00857346"/>
    <w:rsid w:val="0085799C"/>
    <w:rsid w:val="00857AAE"/>
    <w:rsid w:val="00860846"/>
    <w:rsid w:val="00860C7D"/>
    <w:rsid w:val="0086136F"/>
    <w:rsid w:val="008619C1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0BFF"/>
    <w:rsid w:val="00883320"/>
    <w:rsid w:val="00883A62"/>
    <w:rsid w:val="0088459A"/>
    <w:rsid w:val="00884DB3"/>
    <w:rsid w:val="0088569B"/>
    <w:rsid w:val="00886114"/>
    <w:rsid w:val="00887EBE"/>
    <w:rsid w:val="0089168C"/>
    <w:rsid w:val="008927C6"/>
    <w:rsid w:val="008937E3"/>
    <w:rsid w:val="00893ECA"/>
    <w:rsid w:val="00894C26"/>
    <w:rsid w:val="00896EDD"/>
    <w:rsid w:val="008A4190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C04EA"/>
    <w:rsid w:val="008C07A1"/>
    <w:rsid w:val="008C0A20"/>
    <w:rsid w:val="008C1613"/>
    <w:rsid w:val="008C27F1"/>
    <w:rsid w:val="008C47D1"/>
    <w:rsid w:val="008C5A6A"/>
    <w:rsid w:val="008C5AF4"/>
    <w:rsid w:val="008C75F0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E7AC1"/>
    <w:rsid w:val="008F1CE4"/>
    <w:rsid w:val="008F3A9E"/>
    <w:rsid w:val="008F46AD"/>
    <w:rsid w:val="008F5E6F"/>
    <w:rsid w:val="008F75E6"/>
    <w:rsid w:val="008F7FCC"/>
    <w:rsid w:val="0090062C"/>
    <w:rsid w:val="00900697"/>
    <w:rsid w:val="0090134F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865"/>
    <w:rsid w:val="009109E2"/>
    <w:rsid w:val="00911007"/>
    <w:rsid w:val="00914B4D"/>
    <w:rsid w:val="0091600D"/>
    <w:rsid w:val="00916E4B"/>
    <w:rsid w:val="00916FBB"/>
    <w:rsid w:val="00916FE7"/>
    <w:rsid w:val="00917317"/>
    <w:rsid w:val="00922F52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511E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691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59ED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3FB7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14CF"/>
    <w:rsid w:val="009928B9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5AB7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6431"/>
    <w:rsid w:val="009D687B"/>
    <w:rsid w:val="009D7006"/>
    <w:rsid w:val="009E08B4"/>
    <w:rsid w:val="009E0B5D"/>
    <w:rsid w:val="009E4099"/>
    <w:rsid w:val="009E4A0A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EC3"/>
    <w:rsid w:val="00A011DF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1FA1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3BFD"/>
    <w:rsid w:val="00A74186"/>
    <w:rsid w:val="00A74CEA"/>
    <w:rsid w:val="00A74EFC"/>
    <w:rsid w:val="00A7514A"/>
    <w:rsid w:val="00A7545A"/>
    <w:rsid w:val="00A75672"/>
    <w:rsid w:val="00A7630C"/>
    <w:rsid w:val="00A77A52"/>
    <w:rsid w:val="00A77FA4"/>
    <w:rsid w:val="00A80669"/>
    <w:rsid w:val="00A81D4C"/>
    <w:rsid w:val="00A82FF5"/>
    <w:rsid w:val="00A831D2"/>
    <w:rsid w:val="00A8323F"/>
    <w:rsid w:val="00A83627"/>
    <w:rsid w:val="00A85732"/>
    <w:rsid w:val="00A86A68"/>
    <w:rsid w:val="00A87349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2702"/>
    <w:rsid w:val="00AB526D"/>
    <w:rsid w:val="00AB55C7"/>
    <w:rsid w:val="00AB594B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D05E9"/>
    <w:rsid w:val="00AD0DE4"/>
    <w:rsid w:val="00AD125A"/>
    <w:rsid w:val="00AD1F11"/>
    <w:rsid w:val="00AD2E32"/>
    <w:rsid w:val="00AD3E46"/>
    <w:rsid w:val="00AD4DE2"/>
    <w:rsid w:val="00AD5A0A"/>
    <w:rsid w:val="00AD72C0"/>
    <w:rsid w:val="00AD754E"/>
    <w:rsid w:val="00AD7C75"/>
    <w:rsid w:val="00AD7C8C"/>
    <w:rsid w:val="00AE16C7"/>
    <w:rsid w:val="00AE1A45"/>
    <w:rsid w:val="00AE1B8A"/>
    <w:rsid w:val="00AE39EF"/>
    <w:rsid w:val="00AE5BBF"/>
    <w:rsid w:val="00AE7209"/>
    <w:rsid w:val="00AE7560"/>
    <w:rsid w:val="00AE79B8"/>
    <w:rsid w:val="00AF0D55"/>
    <w:rsid w:val="00AF1789"/>
    <w:rsid w:val="00AF1B9D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E3B"/>
    <w:rsid w:val="00B121A7"/>
    <w:rsid w:val="00B1239A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17AD"/>
    <w:rsid w:val="00B23514"/>
    <w:rsid w:val="00B239B5"/>
    <w:rsid w:val="00B23EB6"/>
    <w:rsid w:val="00B240EA"/>
    <w:rsid w:val="00B25CF5"/>
    <w:rsid w:val="00B25E34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60CC"/>
    <w:rsid w:val="00B9675D"/>
    <w:rsid w:val="00B969A6"/>
    <w:rsid w:val="00B9724F"/>
    <w:rsid w:val="00B978DF"/>
    <w:rsid w:val="00B979EF"/>
    <w:rsid w:val="00BA37DB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123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3B4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1C01"/>
    <w:rsid w:val="00C22E8A"/>
    <w:rsid w:val="00C23079"/>
    <w:rsid w:val="00C24C9B"/>
    <w:rsid w:val="00C24CA2"/>
    <w:rsid w:val="00C25A06"/>
    <w:rsid w:val="00C2603A"/>
    <w:rsid w:val="00C27F72"/>
    <w:rsid w:val="00C31563"/>
    <w:rsid w:val="00C3263E"/>
    <w:rsid w:val="00C33194"/>
    <w:rsid w:val="00C35BA1"/>
    <w:rsid w:val="00C37209"/>
    <w:rsid w:val="00C37590"/>
    <w:rsid w:val="00C37884"/>
    <w:rsid w:val="00C37B37"/>
    <w:rsid w:val="00C405B5"/>
    <w:rsid w:val="00C40D80"/>
    <w:rsid w:val="00C41C1E"/>
    <w:rsid w:val="00C43B08"/>
    <w:rsid w:val="00C43F29"/>
    <w:rsid w:val="00C43F2E"/>
    <w:rsid w:val="00C44CA0"/>
    <w:rsid w:val="00C45F82"/>
    <w:rsid w:val="00C4632B"/>
    <w:rsid w:val="00C47704"/>
    <w:rsid w:val="00C51593"/>
    <w:rsid w:val="00C516F1"/>
    <w:rsid w:val="00C51B8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801"/>
    <w:rsid w:val="00C66978"/>
    <w:rsid w:val="00C66AF8"/>
    <w:rsid w:val="00C66C6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0C1B"/>
    <w:rsid w:val="00C918B0"/>
    <w:rsid w:val="00C93916"/>
    <w:rsid w:val="00C943C8"/>
    <w:rsid w:val="00C94DE5"/>
    <w:rsid w:val="00C953A7"/>
    <w:rsid w:val="00C957FF"/>
    <w:rsid w:val="00C96B74"/>
    <w:rsid w:val="00CA01E9"/>
    <w:rsid w:val="00CA1746"/>
    <w:rsid w:val="00CA2375"/>
    <w:rsid w:val="00CA3912"/>
    <w:rsid w:val="00CA4752"/>
    <w:rsid w:val="00CA5226"/>
    <w:rsid w:val="00CB00AA"/>
    <w:rsid w:val="00CB0C82"/>
    <w:rsid w:val="00CB0D2D"/>
    <w:rsid w:val="00CB219F"/>
    <w:rsid w:val="00CB22CA"/>
    <w:rsid w:val="00CB2882"/>
    <w:rsid w:val="00CB4750"/>
    <w:rsid w:val="00CB47B5"/>
    <w:rsid w:val="00CB5B7C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1309"/>
    <w:rsid w:val="00D22214"/>
    <w:rsid w:val="00D22677"/>
    <w:rsid w:val="00D2358B"/>
    <w:rsid w:val="00D242BF"/>
    <w:rsid w:val="00D24AC6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3AFD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1A2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29AA"/>
    <w:rsid w:val="00DA3D4E"/>
    <w:rsid w:val="00DA4098"/>
    <w:rsid w:val="00DA40B4"/>
    <w:rsid w:val="00DA412E"/>
    <w:rsid w:val="00DA43BE"/>
    <w:rsid w:val="00DA50F0"/>
    <w:rsid w:val="00DA5844"/>
    <w:rsid w:val="00DA78EE"/>
    <w:rsid w:val="00DB0BE6"/>
    <w:rsid w:val="00DB0EA3"/>
    <w:rsid w:val="00DB111B"/>
    <w:rsid w:val="00DB2119"/>
    <w:rsid w:val="00DB24FC"/>
    <w:rsid w:val="00DB568A"/>
    <w:rsid w:val="00DB6021"/>
    <w:rsid w:val="00DB64AE"/>
    <w:rsid w:val="00DB7F9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553"/>
    <w:rsid w:val="00DE1730"/>
    <w:rsid w:val="00DE19FD"/>
    <w:rsid w:val="00DE1B2F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45C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6463"/>
    <w:rsid w:val="00E26698"/>
    <w:rsid w:val="00E26C2A"/>
    <w:rsid w:val="00E30166"/>
    <w:rsid w:val="00E304D3"/>
    <w:rsid w:val="00E3101B"/>
    <w:rsid w:val="00E313F3"/>
    <w:rsid w:val="00E3337A"/>
    <w:rsid w:val="00E343CA"/>
    <w:rsid w:val="00E34672"/>
    <w:rsid w:val="00E34984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591D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33F6"/>
    <w:rsid w:val="00EE39C1"/>
    <w:rsid w:val="00EE3CCF"/>
    <w:rsid w:val="00EE44FF"/>
    <w:rsid w:val="00EE567C"/>
    <w:rsid w:val="00EE5A0C"/>
    <w:rsid w:val="00EE70FD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21B7"/>
    <w:rsid w:val="00F0335C"/>
    <w:rsid w:val="00F05B64"/>
    <w:rsid w:val="00F05D7A"/>
    <w:rsid w:val="00F100E1"/>
    <w:rsid w:val="00F107CB"/>
    <w:rsid w:val="00F1269D"/>
    <w:rsid w:val="00F14F92"/>
    <w:rsid w:val="00F15271"/>
    <w:rsid w:val="00F154D3"/>
    <w:rsid w:val="00F1567C"/>
    <w:rsid w:val="00F17F65"/>
    <w:rsid w:val="00F2027E"/>
    <w:rsid w:val="00F203E5"/>
    <w:rsid w:val="00F212E9"/>
    <w:rsid w:val="00F215CA"/>
    <w:rsid w:val="00F21629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4BA"/>
    <w:rsid w:val="00F267D4"/>
    <w:rsid w:val="00F304C2"/>
    <w:rsid w:val="00F30EDC"/>
    <w:rsid w:val="00F31102"/>
    <w:rsid w:val="00F314AA"/>
    <w:rsid w:val="00F32132"/>
    <w:rsid w:val="00F41270"/>
    <w:rsid w:val="00F415E7"/>
    <w:rsid w:val="00F41600"/>
    <w:rsid w:val="00F421B1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D59"/>
    <w:rsid w:val="00F70E36"/>
    <w:rsid w:val="00F717C9"/>
    <w:rsid w:val="00F73397"/>
    <w:rsid w:val="00F74CA7"/>
    <w:rsid w:val="00F75D89"/>
    <w:rsid w:val="00F7605E"/>
    <w:rsid w:val="00F76F51"/>
    <w:rsid w:val="00F82817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63F7"/>
    <w:rsid w:val="00FA6DC6"/>
    <w:rsid w:val="00FA6F5C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1E95"/>
    <w:rsid w:val="00FE271C"/>
    <w:rsid w:val="00FE2766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471A"/>
    <w:rsid w:val="00FF579F"/>
    <w:rsid w:val="00FF5CA7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82">
      <o:colormru v:ext="edit" colors="#009bcc"/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Titre1">
    <w:name w:val="heading 1"/>
    <w:aliases w:val="H1,HD1"/>
    <w:basedOn w:val="Normal"/>
    <w:next w:val="Titre2"/>
    <w:link w:val="Titre1C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Titre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Titre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Titre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Titre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HD1 Car"/>
    <w:basedOn w:val="Policepardfaut"/>
    <w:link w:val="Titre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ED3857"/>
    <w:rPr>
      <w:b/>
      <w:bCs/>
    </w:rPr>
  </w:style>
  <w:style w:type="character" w:styleId="Marquedecommentaire">
    <w:name w:val="annotation reference"/>
    <w:basedOn w:val="Policepardfaut"/>
    <w:semiHidden/>
    <w:rsid w:val="00ED3857"/>
    <w:rPr>
      <w:sz w:val="16"/>
      <w:szCs w:val="16"/>
    </w:rPr>
  </w:style>
  <w:style w:type="paragraph" w:styleId="Commentaire">
    <w:name w:val="annotation text"/>
    <w:basedOn w:val="Normal"/>
    <w:link w:val="CommentaireCar"/>
    <w:rsid w:val="00ED3857"/>
    <w:rPr>
      <w:rFonts w:ascii="Times New Roman" w:hAnsi="Times New Roman"/>
    </w:rPr>
  </w:style>
  <w:style w:type="paragraph" w:styleId="Objetducommentaire">
    <w:name w:val="annotation subject"/>
    <w:basedOn w:val="Commentaire"/>
    <w:next w:val="Commentaire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Titre1"/>
    <w:rsid w:val="00ED3857"/>
    <w:pPr>
      <w:spacing w:after="400"/>
    </w:pPr>
  </w:style>
  <w:style w:type="character" w:styleId="lev">
    <w:name w:val="Strong"/>
    <w:basedOn w:val="Policepardfaut"/>
    <w:uiPriority w:val="22"/>
    <w:qFormat/>
    <w:rsid w:val="00ED3857"/>
    <w:rPr>
      <w:b/>
      <w:bCs/>
      <w:color w:val="009BCC"/>
    </w:rPr>
  </w:style>
  <w:style w:type="paragraph" w:styleId="Pieddepage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Appelnotedebasdep">
    <w:name w:val="footnote reference"/>
    <w:basedOn w:val="Policepardfaut"/>
    <w:semiHidden/>
    <w:rsid w:val="00ED3857"/>
    <w:rPr>
      <w:vertAlign w:val="superscript"/>
    </w:rPr>
  </w:style>
  <w:style w:type="paragraph" w:styleId="Notedebasdepage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En-tte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Lienhypertexte">
    <w:name w:val="Hyperlink"/>
    <w:basedOn w:val="Policepardfaut"/>
    <w:uiPriority w:val="99"/>
    <w:rsid w:val="00821966"/>
    <w:rPr>
      <w:color w:val="FFBC1D" w:themeColor="accent1"/>
      <w:u w:val="single"/>
    </w:rPr>
  </w:style>
  <w:style w:type="paragraph" w:styleId="Listepuces">
    <w:name w:val="List Bullet"/>
    <w:basedOn w:val="Normal"/>
    <w:link w:val="ListepucesC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AF1789"/>
    <w:rPr>
      <w:rFonts w:ascii="Arial" w:eastAsia="Arial" w:hAnsi="Arial" w:cs="Arial"/>
      <w:lang w:val="en-GB"/>
    </w:rPr>
  </w:style>
  <w:style w:type="paragraph" w:styleId="TM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M2">
    <w:name w:val="toc 2"/>
    <w:basedOn w:val="Normal"/>
    <w:next w:val="Normal"/>
    <w:autoRedefine/>
    <w:uiPriority w:val="39"/>
    <w:rsid w:val="00BA37DB"/>
    <w:pPr>
      <w:tabs>
        <w:tab w:val="left" w:pos="880"/>
        <w:tab w:val="left" w:pos="1152"/>
        <w:tab w:val="right" w:leader="dot" w:pos="8640"/>
        <w:tab w:val="right" w:leader="dot" w:pos="9016"/>
      </w:tabs>
      <w:ind w:left="648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epuces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epuces2">
    <w:name w:val="List Bullet 2"/>
    <w:basedOn w:val="Normal"/>
    <w:link w:val="Listepuces2C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epuces2Car">
    <w:name w:val="Liste à puces 2 Car"/>
    <w:basedOn w:val="Policepardfaut"/>
    <w:link w:val="Listepuces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epuces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epuces2Car"/>
    <w:link w:val="ListBullet2Space"/>
    <w:rsid w:val="00AF1789"/>
  </w:style>
  <w:style w:type="paragraph" w:styleId="Listepuces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epuces3"/>
    <w:rsid w:val="00ED3857"/>
    <w:pPr>
      <w:numPr>
        <w:numId w:val="0"/>
      </w:numPr>
      <w:spacing w:after="240"/>
    </w:pPr>
  </w:style>
  <w:style w:type="paragraph" w:styleId="Tabledesillustration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Explorateurdedocuments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Lienhypertextesuivivisit">
    <w:name w:val="FollowedHyperlink"/>
    <w:basedOn w:val="Policepardfaut"/>
    <w:rsid w:val="00ED3857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r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Grilledutableau">
    <w:name w:val="Table Grid"/>
    <w:basedOn w:val="Tableau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Policepardfau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au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Titre4Car">
    <w:name w:val="Titre 4 Car"/>
    <w:aliases w:val="H4 Car"/>
    <w:basedOn w:val="Policepardfaut"/>
    <w:link w:val="Titre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Corpsdetexte">
    <w:name w:val="Body Text"/>
    <w:basedOn w:val="Normal"/>
    <w:link w:val="CorpsdetexteCar"/>
    <w:rsid w:val="00264A28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264A28"/>
    <w:rPr>
      <w:rFonts w:ascii="Arial" w:eastAsia="Arial" w:hAnsi="Arial" w:cs="Arial"/>
      <w:lang w:val="en-GB"/>
    </w:rPr>
  </w:style>
  <w:style w:type="paragraph" w:styleId="Liste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Corpsdetexte2">
    <w:name w:val="Body Text 2"/>
    <w:basedOn w:val="Normal"/>
    <w:link w:val="Corpsdetexte2C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e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e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e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Corpsdetexte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Titre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Titre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Titre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Corpsdetexte"/>
    <w:qFormat/>
    <w:rsid w:val="004D2433"/>
    <w:rPr>
      <w:color w:val="000000" w:themeColor="text1"/>
    </w:rPr>
  </w:style>
  <w:style w:type="paragraph" w:customStyle="1" w:styleId="IS-Heading4">
    <w:name w:val="IS - Heading 4"/>
    <w:basedOn w:val="Titre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Corpsdetexte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e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e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epuces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epuces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epuces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Corpsdetexte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au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Policepardfau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CodeHTML">
    <w:name w:val="HTML Code"/>
    <w:basedOn w:val="Policepardfau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Policepardfau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Sansinterligne">
    <w:name w:val="No Spacing"/>
    <w:basedOn w:val="Normal"/>
    <w:link w:val="SansinterligneC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SansinterligneCar">
    <w:name w:val="Sans interligne Car"/>
    <w:link w:val="Sansinterligne"/>
    <w:uiPriority w:val="1"/>
    <w:rsid w:val="00EC527E"/>
    <w:rPr>
      <w:rFonts w:ascii="Calibri" w:hAnsi="Calibri"/>
      <w:lang w:bidi="en-US"/>
    </w:rPr>
  </w:style>
  <w:style w:type="table" w:styleId="Tramemoyenne1-Accent6">
    <w:name w:val="Medium Shading 1 Accent 6"/>
    <w:basedOn w:val="TableauNormal"/>
    <w:uiPriority w:val="63"/>
    <w:rsid w:val="00D621A2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F28044" w:themeColor="accent6" w:themeTint="BF"/>
        <w:left w:val="single" w:sz="8" w:space="0" w:color="F28044" w:themeColor="accent6" w:themeTint="BF"/>
        <w:bottom w:val="single" w:sz="8" w:space="0" w:color="F28044" w:themeColor="accent6" w:themeTint="BF"/>
        <w:right w:val="single" w:sz="8" w:space="0" w:color="F28044" w:themeColor="accent6" w:themeTint="BF"/>
        <w:insideH w:val="single" w:sz="8" w:space="0" w:color="F2804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8044" w:themeColor="accent6" w:themeTint="BF"/>
          <w:left w:val="single" w:sz="8" w:space="0" w:color="F28044" w:themeColor="accent6" w:themeTint="BF"/>
          <w:bottom w:val="single" w:sz="8" w:space="0" w:color="F28044" w:themeColor="accent6" w:themeTint="BF"/>
          <w:right w:val="single" w:sz="8" w:space="0" w:color="F28044" w:themeColor="accent6" w:themeTint="BF"/>
          <w:insideH w:val="nil"/>
          <w:insideV w:val="nil"/>
        </w:tcBorders>
        <w:shd w:val="clear" w:color="auto" w:fill="E65A0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8044" w:themeColor="accent6" w:themeTint="BF"/>
          <w:left w:val="single" w:sz="8" w:space="0" w:color="F28044" w:themeColor="accent6" w:themeTint="BF"/>
          <w:bottom w:val="single" w:sz="8" w:space="0" w:color="F28044" w:themeColor="accent6" w:themeTint="BF"/>
          <w:right w:val="single" w:sz="8" w:space="0" w:color="F2804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5C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5C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frenceple">
    <w:name w:val="Subtle Reference"/>
    <w:basedOn w:val="Policepardfaut"/>
    <w:uiPriority w:val="31"/>
    <w:qFormat/>
    <w:rsid w:val="00AD7C8C"/>
    <w:rPr>
      <w:smallCaps/>
      <w:color w:val="E65A0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AD7C8C"/>
    <w:rPr>
      <w:b/>
      <w:bCs/>
      <w:smallCaps/>
      <w:color w:val="E65A0F" w:themeColor="accent2"/>
      <w:spacing w:val="5"/>
      <w:u w:val="single"/>
    </w:rPr>
  </w:style>
  <w:style w:type="character" w:customStyle="1" w:styleId="CommentaireCar">
    <w:name w:val="Commentaire Car"/>
    <w:basedOn w:val="Policepardfaut"/>
    <w:link w:val="Commentaire"/>
    <w:rsid w:val="00AD7C8C"/>
    <w:rPr>
      <w:rFonts w:eastAsia="Arial" w:cs="Arial"/>
      <w:lang w:val="en-GB"/>
    </w:rPr>
  </w:style>
  <w:style w:type="table" w:customStyle="1" w:styleId="Tramemoyenne1-Accent13">
    <w:name w:val="Trame moyenne 1 - Accent 13"/>
    <w:basedOn w:val="TableauNormal"/>
    <w:uiPriority w:val="63"/>
    <w:rsid w:val="00AD7C8C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FDD914-4E4A-4246-8DF3-C5570B686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148</TotalTime>
  <Pages>9</Pages>
  <Words>856</Words>
  <Characters>4884</Characters>
  <Application>Microsoft Office Word</Application>
  <DocSecurity>0</DocSecurity>
  <Lines>40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5729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Hamzi BOUDIAF (hboudiaf)</cp:lastModifiedBy>
  <cp:revision>25</cp:revision>
  <cp:lastPrinted>2009-03-04T05:32:00Z</cp:lastPrinted>
  <dcterms:created xsi:type="dcterms:W3CDTF">2015-05-07T13:52:00Z</dcterms:created>
  <dcterms:modified xsi:type="dcterms:W3CDTF">2015-05-22T09:45:00Z</dcterms:modified>
</cp:coreProperties>
</file>