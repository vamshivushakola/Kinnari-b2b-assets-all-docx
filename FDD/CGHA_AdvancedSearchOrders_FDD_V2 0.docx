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85799C" w:rsidRPr="00E00A8A" w:rsidRDefault="00FB12A4" w:rsidP="0085799C">
      <w:pPr>
        <w:pStyle w:val="ISProposalTitle28pt"/>
        <w:rPr>
          <w:lang w:val="en-US"/>
        </w:rPr>
      </w:pPr>
      <w:r>
        <w:rPr>
          <w:lang w:val="en-US"/>
        </w:rPr>
        <w:t>Advanced search orders</w:t>
      </w:r>
    </w:p>
    <w:p w:rsidR="001A4198" w:rsidRPr="008E2931" w:rsidRDefault="00EC527E" w:rsidP="00FF471A">
      <w:pPr>
        <w:pStyle w:val="ISProposalSubTitle20pt"/>
        <w:rPr>
          <w:rStyle w:val="StyleBackground1"/>
          <w:color w:val="auto"/>
          <w:lang w:val="en-US"/>
        </w:rPr>
      </w:pPr>
      <w:r>
        <w:rPr>
          <w:lang w:val="en-US"/>
        </w:rPr>
        <w:t>Functional</w:t>
      </w:r>
      <w:r w:rsidR="00DE0666" w:rsidRPr="008E2931">
        <w:rPr>
          <w:lang w:val="en-US"/>
        </w:rPr>
        <w:t xml:space="preserve"> </w:t>
      </w:r>
      <w:r w:rsidR="00357269">
        <w:rPr>
          <w:lang w:val="en-US"/>
        </w:rPr>
        <w:t>Design Document</w:t>
      </w: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C527E" w:rsidRPr="00DA11E5" w:rsidRDefault="00EC527E" w:rsidP="00EC527E">
      <w:pPr>
        <w:pStyle w:val="En-ttedetabledesmatires"/>
      </w:pPr>
      <w:r w:rsidRPr="00DA11E5">
        <w:lastRenderedPageBreak/>
        <w:t>Document History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1278"/>
        <w:gridCol w:w="1699"/>
        <w:gridCol w:w="2268"/>
        <w:gridCol w:w="3827"/>
      </w:tblGrid>
      <w:tr w:rsidR="00EC527E" w:rsidRPr="00DA11E5" w:rsidTr="00292ED5">
        <w:trPr>
          <w:trHeight w:val="364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Updated by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Comments</w:t>
            </w: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F21629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V1.0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F21629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Sisi Wang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9A5682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12</w:t>
            </w:r>
            <w:r w:rsidR="00FB12A4">
              <w:rPr>
                <w:sz w:val="21"/>
                <w:szCs w:val="24"/>
              </w:rPr>
              <w:t>/</w:t>
            </w:r>
            <w:r>
              <w:rPr>
                <w:sz w:val="21"/>
                <w:szCs w:val="24"/>
              </w:rPr>
              <w:t>05</w:t>
            </w:r>
            <w:r w:rsidR="00F21629">
              <w:rPr>
                <w:sz w:val="21"/>
                <w:szCs w:val="24"/>
              </w:rPr>
              <w:t>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B7219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Creation</w:t>
            </w: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2C7AC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V2.0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2C7AC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proofErr w:type="spellStart"/>
            <w:r>
              <w:rPr>
                <w:sz w:val="21"/>
                <w:szCs w:val="24"/>
              </w:rPr>
              <w:t>Hamzi</w:t>
            </w:r>
            <w:proofErr w:type="spellEnd"/>
            <w:r>
              <w:rPr>
                <w:sz w:val="21"/>
                <w:szCs w:val="24"/>
              </w:rPr>
              <w:t xml:space="preserve"> Boudiaf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2C7AC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13/05/2015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B7219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Update</w:t>
            </w: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Sansinterligne"/>
        <w:rPr>
          <w:lang w:val="en-GB"/>
        </w:rPr>
      </w:pPr>
    </w:p>
    <w:p w:rsidR="00EC527E" w:rsidRPr="00DA11E5" w:rsidRDefault="00EC527E" w:rsidP="00EC527E">
      <w:pPr>
        <w:pStyle w:val="En-ttedetabledesmatires"/>
      </w:pPr>
      <w:r w:rsidRPr="00DA11E5">
        <w:t xml:space="preserve">Document </w:t>
      </w:r>
      <w:r>
        <w:t>Sign-off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3997"/>
        <w:gridCol w:w="1700"/>
        <w:gridCol w:w="1340"/>
        <w:gridCol w:w="2035"/>
      </w:tblGrid>
      <w:tr w:rsidR="00EC527E" w:rsidRPr="00DA11E5" w:rsidTr="00EC527E">
        <w:trPr>
          <w:trHeight w:val="364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Role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Signature</w:t>
            </w:r>
          </w:p>
        </w:tc>
      </w:tr>
      <w:tr w:rsidR="00EC527E" w:rsidRPr="00DA11E5" w:rsidTr="00EC527E">
        <w:trPr>
          <w:trHeight w:val="232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9654B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Pascal ESPINOUSE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79654B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 w:rsidRPr="0079654B">
              <w:rPr>
                <w:rFonts w:ascii="Calibri" w:hAnsi="Calibri"/>
                <w:b/>
                <w:sz w:val="22"/>
                <w:szCs w:val="22"/>
              </w:rPr>
              <w:t>Florent ESTUPINA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957EA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proofErr w:type="spellStart"/>
            <w:r>
              <w:rPr>
                <w:sz w:val="21"/>
                <w:szCs w:val="24"/>
              </w:rPr>
              <w:t>Hybris</w:t>
            </w:r>
            <w:proofErr w:type="spellEnd"/>
            <w:r>
              <w:rPr>
                <w:sz w:val="21"/>
                <w:szCs w:val="24"/>
              </w:rPr>
              <w:t xml:space="preserve"> developer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957EA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19/05/2015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957EA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Validation</w:t>
            </w: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En-ttedetabledesmatires"/>
      </w:pPr>
      <w:r w:rsidRPr="00DA11E5">
        <w:t>Document references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46"/>
        <w:gridCol w:w="4090"/>
        <w:gridCol w:w="2126"/>
        <w:gridCol w:w="2410"/>
      </w:tblGrid>
      <w:tr w:rsidR="00F21629" w:rsidRPr="00DA11E5" w:rsidTr="00292ED5">
        <w:trPr>
          <w:trHeight w:val="364"/>
        </w:trPr>
        <w:tc>
          <w:tcPr>
            <w:tcW w:w="453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Reference and Document Title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 Number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vAlign w:val="bottom"/>
          </w:tcPr>
          <w:p w:rsidR="00EC527E" w:rsidRPr="00DA11E5" w:rsidRDefault="00EC527E" w:rsidP="00292ED5">
            <w:pPr>
              <w:spacing w:before="0"/>
              <w:ind w:left="71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</w:tr>
      <w:tr w:rsidR="00F21629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A17A5F" w:rsidP="00292ED5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  <w:r>
              <w:rPr>
                <w:rFonts w:cs="Calibri"/>
                <w:sz w:val="21"/>
                <w:szCs w:val="24"/>
              </w:rPr>
              <w:t>CGHA_AdvancedSearchOrders_FDD_V</w:t>
            </w:r>
            <w:r w:rsidR="009A5682">
              <w:rPr>
                <w:rFonts w:cs="Calibri"/>
                <w:sz w:val="21"/>
                <w:szCs w:val="24"/>
              </w:rPr>
              <w:t>1</w:t>
            </w:r>
            <w:r>
              <w:rPr>
                <w:rFonts w:cs="Calibri"/>
                <w:sz w:val="21"/>
                <w:szCs w:val="24"/>
              </w:rPr>
              <w:t xml:space="preserve"> 0.docx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A17A5F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V1.0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9A5682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12</w:t>
            </w:r>
            <w:r w:rsidR="00A17A5F">
              <w:rPr>
                <w:sz w:val="21"/>
                <w:szCs w:val="24"/>
              </w:rPr>
              <w:t>/</w:t>
            </w:r>
            <w:r>
              <w:rPr>
                <w:sz w:val="21"/>
                <w:szCs w:val="24"/>
              </w:rPr>
              <w:t>05</w:t>
            </w:r>
            <w:r w:rsidR="00A17A5F">
              <w:rPr>
                <w:sz w:val="21"/>
                <w:szCs w:val="24"/>
              </w:rPr>
              <w:t>/2015</w:t>
            </w:r>
          </w:p>
        </w:tc>
      </w:tr>
      <w:tr w:rsidR="00A17A5F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17A5F" w:rsidRPr="00DA11E5" w:rsidRDefault="00A17A5F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A17A5F" w:rsidRDefault="00A17A5F" w:rsidP="00292ED5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  <w:r>
              <w:rPr>
                <w:rFonts w:cs="Calibri"/>
                <w:sz w:val="21"/>
                <w:szCs w:val="24"/>
              </w:rPr>
              <w:t>CGHA_AdvancedSearchOrders_FDD_V2 0.docx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17A5F" w:rsidRDefault="00A17A5F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V2.0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A17A5F" w:rsidRDefault="00A17A5F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13/05/2015</w:t>
            </w:r>
          </w:p>
        </w:tc>
      </w:tr>
    </w:tbl>
    <w:p w:rsidR="00EC527E" w:rsidRDefault="00EC527E" w:rsidP="00EC527E">
      <w:r>
        <w:br w:type="page"/>
      </w:r>
    </w:p>
    <w:p w:rsidR="00EC527E" w:rsidRPr="00EC527E" w:rsidRDefault="00EC527E" w:rsidP="00EC527E">
      <w:pPr>
        <w:pStyle w:val="Titre1"/>
        <w:keepNext w:val="0"/>
        <w:pageBreakBefore w:val="0"/>
        <w:numPr>
          <w:ilvl w:val="0"/>
          <w:numId w:val="0"/>
        </w:numPr>
        <w:pBdr>
          <w:top w:val="single" w:sz="24" w:space="0" w:color="6A1A41"/>
          <w:left w:val="single" w:sz="24" w:space="0" w:color="6A1A41"/>
          <w:bottom w:val="single" w:sz="24" w:space="0" w:color="6A1A41"/>
          <w:right w:val="single" w:sz="24" w:space="0" w:color="6A1A41"/>
        </w:pBdr>
        <w:shd w:val="clear" w:color="auto" w:fill="6A1A41"/>
        <w:tabs>
          <w:tab w:val="clear" w:pos="720"/>
        </w:tabs>
        <w:kinsoku/>
        <w:spacing w:before="200" w:after="0" w:line="276" w:lineRule="auto"/>
        <w:ind w:left="432" w:hanging="432"/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</w:pPr>
      <w:bookmarkStart w:id="0" w:name="_Toc372303538"/>
      <w:bookmarkStart w:id="1" w:name="_Toc419280267"/>
      <w:r w:rsidRPr="00EC527E"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  <w:lastRenderedPageBreak/>
        <w:t>Table of Contents</w:t>
      </w:r>
      <w:bookmarkEnd w:id="0"/>
      <w:bookmarkEnd w:id="1"/>
    </w:p>
    <w:p w:rsidR="00EC527E" w:rsidRPr="00ED1837" w:rsidRDefault="00EC527E" w:rsidP="00EC527E">
      <w:pPr>
        <w:pStyle w:val="Sansinterligne"/>
      </w:pPr>
    </w:p>
    <w:p w:rsidR="00944A99" w:rsidRDefault="00AC6927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AC6927">
        <w:rPr>
          <w:rFonts w:ascii="Calibri" w:hAnsi="Calibri"/>
          <w:szCs w:val="22"/>
        </w:rPr>
        <w:fldChar w:fldCharType="begin"/>
      </w:r>
      <w:r w:rsidR="00EC527E" w:rsidRPr="00EC527E">
        <w:rPr>
          <w:rFonts w:ascii="Calibri" w:hAnsi="Calibri"/>
          <w:szCs w:val="22"/>
        </w:rPr>
        <w:instrText xml:space="preserve"> TOC \o "1-3" \h \z \u </w:instrText>
      </w:r>
      <w:r w:rsidRPr="00AC6927">
        <w:rPr>
          <w:rFonts w:ascii="Calibri" w:hAnsi="Calibri"/>
          <w:szCs w:val="22"/>
        </w:rPr>
        <w:fldChar w:fldCharType="separate"/>
      </w:r>
      <w:hyperlink w:anchor="_Toc419280267" w:history="1">
        <w:r w:rsidR="00944A99" w:rsidRPr="00E20960">
          <w:rPr>
            <w:rStyle w:val="Lienhypertexte"/>
            <w:rFonts w:ascii="Calibri" w:eastAsia="Times New Roman" w:hAnsi="Calibri" w:cs="Times New Roman"/>
            <w:caps/>
            <w:spacing w:val="15"/>
            <w:lang w:val="en-US" w:bidi="en-US"/>
          </w:rPr>
          <w:t>Table of Contents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280268" w:history="1">
        <w:r w:rsidR="00944A99" w:rsidRPr="00E20960">
          <w:rPr>
            <w:rStyle w:val="Lienhypertexte"/>
            <w:lang w:val="en-US"/>
          </w:rPr>
          <w:t>1</w:t>
        </w:r>
        <w:r w:rsidR="00944A9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944A99" w:rsidRPr="00E20960">
          <w:rPr>
            <w:rStyle w:val="Lienhypertexte"/>
            <w:lang w:val="en-US"/>
          </w:rPr>
          <w:t>Introduction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0269" w:history="1">
        <w:r w:rsidR="00944A99" w:rsidRPr="00E20960">
          <w:rPr>
            <w:rStyle w:val="Lienhypertexte"/>
            <w:lang w:val="en-US"/>
          </w:rPr>
          <w:t>1.1</w:t>
        </w:r>
        <w:r w:rsidR="00944A9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44A99" w:rsidRPr="00E20960">
          <w:rPr>
            <w:rStyle w:val="Lienhypertexte"/>
            <w:lang w:val="en-US"/>
          </w:rPr>
          <w:t>Aim of this document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0270" w:history="1">
        <w:r w:rsidR="00944A99" w:rsidRPr="00E20960">
          <w:rPr>
            <w:rStyle w:val="Lienhypertexte"/>
            <w:lang w:val="en-US"/>
          </w:rPr>
          <w:t>1.2</w:t>
        </w:r>
        <w:r w:rsidR="00944A9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44A99" w:rsidRPr="00E20960">
          <w:rPr>
            <w:rStyle w:val="Lienhypertexte"/>
            <w:lang w:val="en-US"/>
          </w:rPr>
          <w:t>Reading the specifications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280271" w:history="1">
        <w:r w:rsidR="00944A99" w:rsidRPr="00E20960">
          <w:rPr>
            <w:rStyle w:val="Lienhypertexte"/>
          </w:rPr>
          <w:t>2</w:t>
        </w:r>
        <w:r w:rsidR="00944A9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944A99" w:rsidRPr="00E20960">
          <w:rPr>
            <w:rStyle w:val="Lienhypertexte"/>
          </w:rPr>
          <w:t>Description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0272" w:history="1">
        <w:r w:rsidR="00944A99" w:rsidRPr="00E20960">
          <w:rPr>
            <w:rStyle w:val="Lienhypertexte"/>
            <w:lang w:val="en-US"/>
          </w:rPr>
          <w:t>2.1</w:t>
        </w:r>
        <w:r w:rsidR="00944A9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44A99" w:rsidRPr="00E20960">
          <w:rPr>
            <w:rStyle w:val="Lienhypertexte"/>
          </w:rPr>
          <w:t>Benefits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0273" w:history="1">
        <w:r w:rsidR="00944A99" w:rsidRPr="00E20960">
          <w:rPr>
            <w:rStyle w:val="Lienhypertexte"/>
            <w:lang w:val="en-US"/>
          </w:rPr>
          <w:t>2.2</w:t>
        </w:r>
        <w:r w:rsidR="00944A9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44A99" w:rsidRPr="00E20960">
          <w:rPr>
            <w:rStyle w:val="Lienhypertexte"/>
          </w:rPr>
          <w:t>Description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0274" w:history="1">
        <w:r w:rsidR="00944A99" w:rsidRPr="00E20960">
          <w:rPr>
            <w:rStyle w:val="Lienhypertexte"/>
            <w:lang w:val="en-US"/>
          </w:rPr>
          <w:t>2.3</w:t>
        </w:r>
        <w:r w:rsidR="00944A9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44A99" w:rsidRPr="00E20960">
          <w:rPr>
            <w:rStyle w:val="Lienhypertexte"/>
          </w:rPr>
          <w:t>Use case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0275" w:history="1">
        <w:r w:rsidR="00944A99" w:rsidRPr="00E20960">
          <w:rPr>
            <w:rStyle w:val="Lienhypertexte"/>
            <w:lang w:val="en-US"/>
          </w:rPr>
          <w:t>2.3.1</w:t>
        </w:r>
        <w:r w:rsidR="00944A9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44A99" w:rsidRPr="00E20960">
          <w:rPr>
            <w:rStyle w:val="Lienhypertexte"/>
          </w:rPr>
          <w:t>Advanced search orders page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0276" w:history="1">
        <w:r w:rsidR="00944A99" w:rsidRPr="00E20960">
          <w:rPr>
            <w:rStyle w:val="Lienhypertexte"/>
            <w:lang w:val="en-US"/>
          </w:rPr>
          <w:t>2.4</w:t>
        </w:r>
        <w:r w:rsidR="00944A9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44A99" w:rsidRPr="00E20960">
          <w:rPr>
            <w:rStyle w:val="Lienhypertexte"/>
          </w:rPr>
          <w:t>Functional details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0277" w:history="1">
        <w:r w:rsidR="00944A99" w:rsidRPr="00E20960">
          <w:rPr>
            <w:rStyle w:val="Lienhypertexte"/>
            <w:lang w:val="en-US"/>
          </w:rPr>
          <w:t>2.4.1</w:t>
        </w:r>
        <w:r w:rsidR="00944A9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44A99" w:rsidRPr="00E20960">
          <w:rPr>
            <w:rStyle w:val="Lienhypertexte"/>
          </w:rPr>
          <w:t>Advanced search orders page - Top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44A99" w:rsidRDefault="00AC6927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80278" w:history="1">
        <w:r w:rsidR="00944A99" w:rsidRPr="00E20960">
          <w:rPr>
            <w:rStyle w:val="Lienhypertexte"/>
            <w:lang w:val="en-US"/>
          </w:rPr>
          <w:t>2.4.2</w:t>
        </w:r>
        <w:r w:rsidR="00944A9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944A99" w:rsidRPr="00E20960">
          <w:rPr>
            <w:rStyle w:val="Lienhypertexte"/>
          </w:rPr>
          <w:t>Advanced search orders page - Bottom</w:t>
        </w:r>
        <w:r w:rsidR="00944A99">
          <w:rPr>
            <w:webHidden/>
          </w:rPr>
          <w:tab/>
        </w:r>
        <w:r>
          <w:rPr>
            <w:webHidden/>
          </w:rPr>
          <w:fldChar w:fldCharType="begin"/>
        </w:r>
        <w:r w:rsidR="00944A99">
          <w:rPr>
            <w:webHidden/>
          </w:rPr>
          <w:instrText xml:space="preserve"> PAGEREF _Toc419280278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4A99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5799C" w:rsidRDefault="00AC6927" w:rsidP="00EC527E">
      <w:pPr>
        <w:pStyle w:val="IS-TOCTitleCentered"/>
        <w:rPr>
          <w:rFonts w:ascii="Calibri" w:hAnsi="Calibri"/>
          <w:sz w:val="22"/>
          <w:szCs w:val="22"/>
        </w:rPr>
      </w:pPr>
      <w:r w:rsidRPr="00EC527E">
        <w:rPr>
          <w:rFonts w:ascii="Calibri" w:hAnsi="Calibri"/>
          <w:sz w:val="22"/>
          <w:szCs w:val="22"/>
        </w:rPr>
        <w:fldChar w:fldCharType="end"/>
      </w: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Pr="00A124B7" w:rsidRDefault="0085799C" w:rsidP="00D621A2">
      <w:pPr>
        <w:pStyle w:val="Titre1"/>
        <w:rPr>
          <w:lang w:val="en-US"/>
        </w:rPr>
      </w:pPr>
      <w:bookmarkStart w:id="2" w:name="_Toc373855532"/>
      <w:bookmarkStart w:id="3" w:name="_Toc393985938"/>
      <w:bookmarkStart w:id="4" w:name="_Toc419280268"/>
      <w:r w:rsidRPr="00A124B7">
        <w:rPr>
          <w:lang w:val="en-US"/>
        </w:rPr>
        <w:lastRenderedPageBreak/>
        <w:t>Introduction</w:t>
      </w:r>
      <w:bookmarkEnd w:id="2"/>
      <w:bookmarkEnd w:id="3"/>
      <w:bookmarkEnd w:id="4"/>
    </w:p>
    <w:p w:rsidR="0085799C" w:rsidRDefault="0085799C" w:rsidP="00D621A2">
      <w:pPr>
        <w:pStyle w:val="Titre2"/>
        <w:rPr>
          <w:lang w:val="en-US"/>
        </w:rPr>
      </w:pPr>
      <w:bookmarkStart w:id="5" w:name="_Toc373855533"/>
      <w:bookmarkStart w:id="6" w:name="_Toc393985939"/>
      <w:bookmarkStart w:id="7" w:name="_Toc419280269"/>
      <w:r>
        <w:rPr>
          <w:lang w:val="en-US"/>
        </w:rPr>
        <w:t>Aim of this document</w:t>
      </w:r>
      <w:bookmarkEnd w:id="5"/>
      <w:bookmarkEnd w:id="6"/>
      <w:bookmarkEnd w:id="7"/>
    </w:p>
    <w:p w:rsidR="00D621A2" w:rsidRDefault="0085799C" w:rsidP="00D621A2">
      <w:pPr>
        <w:rPr>
          <w:lang w:val="en-US"/>
        </w:rPr>
      </w:pPr>
      <w:r>
        <w:rPr>
          <w:lang w:val="en-US"/>
        </w:rPr>
        <w:t>The aim of this document is to provide the Functional Requirement Specifications (FRS) corresponding to the Function</w:t>
      </w:r>
      <w:r w:rsidR="001C2F83">
        <w:rPr>
          <w:lang w:val="en-US"/>
        </w:rPr>
        <w:t xml:space="preserve">al description of requirements of the module </w:t>
      </w:r>
      <w:r w:rsidR="00FB12A4">
        <w:rPr>
          <w:lang w:val="en-US"/>
        </w:rPr>
        <w:t>Advanced Search Orders</w:t>
      </w:r>
      <w:r w:rsidR="001C2F83">
        <w:rPr>
          <w:lang w:val="en-US"/>
        </w:rPr>
        <w:t>.</w:t>
      </w:r>
    </w:p>
    <w:p w:rsidR="00D621A2" w:rsidRDefault="00D621A2" w:rsidP="00D621A2">
      <w:pPr>
        <w:rPr>
          <w:lang w:val="en-US"/>
        </w:rPr>
      </w:pPr>
    </w:p>
    <w:p w:rsidR="00D621A2" w:rsidRPr="001C2F83" w:rsidRDefault="00D621A2" w:rsidP="00D621A2">
      <w:pPr>
        <w:pStyle w:val="Titre2"/>
        <w:rPr>
          <w:lang w:val="en-US"/>
        </w:rPr>
      </w:pPr>
      <w:bookmarkStart w:id="8" w:name="_Toc373855534"/>
      <w:bookmarkStart w:id="9" w:name="_Ref381041207"/>
      <w:bookmarkStart w:id="10" w:name="_Toc393985940"/>
      <w:bookmarkStart w:id="11" w:name="_Toc419280270"/>
      <w:r>
        <w:rPr>
          <w:lang w:val="en-US"/>
        </w:rPr>
        <w:t>Reading the specifications</w:t>
      </w:r>
      <w:bookmarkEnd w:id="8"/>
      <w:bookmarkEnd w:id="9"/>
      <w:bookmarkEnd w:id="10"/>
      <w:bookmarkEnd w:id="11"/>
    </w:p>
    <w:p w:rsidR="00D621A2" w:rsidRDefault="00D621A2" w:rsidP="00D621A2">
      <w:pPr>
        <w:rPr>
          <w:lang w:val="en-US"/>
        </w:rPr>
      </w:pPr>
      <w:r>
        <w:rPr>
          <w:lang w:val="en-US"/>
        </w:rPr>
        <w:t>Each functionality is described as follows:</w:t>
      </w:r>
    </w:p>
    <w:p w:rsidR="00D621A2" w:rsidRPr="00584EAD" w:rsidRDefault="00D621A2" w:rsidP="00D621A2">
      <w:pPr>
        <w:rPr>
          <w:b/>
          <w:lang w:val="en-US"/>
        </w:rPr>
      </w:pPr>
      <w:r w:rsidRPr="00584EAD">
        <w:rPr>
          <w:b/>
          <w:lang w:val="en-US"/>
        </w:rPr>
        <w:t>Alert messages</w:t>
      </w:r>
    </w:p>
    <w:p w:rsidR="00D621A2" w:rsidRPr="00584EAD" w:rsidRDefault="00D621A2" w:rsidP="007E43C7">
      <w:pPr>
        <w:pStyle w:val="Paragraphedeliste"/>
        <w:numPr>
          <w:ilvl w:val="0"/>
          <w:numId w:val="21"/>
        </w:numPr>
        <w:spacing w:before="60" w:after="60" w:line="240" w:lineRule="auto"/>
        <w:contextualSpacing/>
        <w:jc w:val="both"/>
        <w:rPr>
          <w:lang w:val="en-US"/>
        </w:rPr>
      </w:pPr>
      <w:r w:rsidRPr="00584EAD">
        <w:rPr>
          <w:lang w:val="en-US"/>
        </w:rPr>
        <w:t xml:space="preserve">Alert messages </w:t>
      </w:r>
      <w:proofErr w:type="spellStart"/>
      <w:r w:rsidRPr="00584EAD">
        <w:rPr>
          <w:lang w:val="en-US"/>
        </w:rPr>
        <w:t>postfixed</w:t>
      </w:r>
      <w:proofErr w:type="spellEnd"/>
      <w:r w:rsidRPr="00584EAD">
        <w:rPr>
          <w:lang w:val="en-US"/>
        </w:rPr>
        <w:t xml:space="preserve"> with (*) are given as information. They will be updated globally during the project.</w:t>
      </w:r>
    </w:p>
    <w:p w:rsidR="00D621A2" w:rsidRDefault="00D621A2" w:rsidP="00D621A2">
      <w:pPr>
        <w:rPr>
          <w:lang w:val="en-US"/>
        </w:rPr>
      </w:pPr>
    </w:p>
    <w:p w:rsidR="00D621A2" w:rsidRPr="00584EAD" w:rsidRDefault="00D621A2" w:rsidP="00D621A2">
      <w:pPr>
        <w:rPr>
          <w:b/>
          <w:lang w:val="en-US"/>
        </w:rPr>
      </w:pPr>
      <w:r w:rsidRPr="00584EAD">
        <w:rPr>
          <w:b/>
          <w:lang w:val="en-US"/>
        </w:rPr>
        <w:t>As a customer, I want to etc.</w:t>
      </w:r>
    </w:p>
    <w:p w:rsidR="00D621A2" w:rsidRPr="00D621A2" w:rsidRDefault="00D621A2" w:rsidP="007E43C7">
      <w:pPr>
        <w:pStyle w:val="Paragraphedeliste"/>
        <w:numPr>
          <w:ilvl w:val="0"/>
          <w:numId w:val="20"/>
        </w:numPr>
        <w:spacing w:before="60" w:after="60" w:line="240" w:lineRule="auto"/>
        <w:contextualSpacing/>
        <w:jc w:val="both"/>
        <w:rPr>
          <w:lang w:val="en-US"/>
        </w:rPr>
      </w:pPr>
      <w:r>
        <w:rPr>
          <w:lang w:val="en-US"/>
        </w:rPr>
        <w:t>S</w:t>
      </w:r>
      <w:r w:rsidRPr="00580CF3">
        <w:rPr>
          <w:lang w:val="en-US"/>
        </w:rPr>
        <w:t>tory description for each functionality.</w:t>
      </w:r>
    </w:p>
    <w:p w:rsidR="00D621A2" w:rsidRDefault="00D621A2" w:rsidP="00D621A2">
      <w:pPr>
        <w:rPr>
          <w:lang w:val="en-US"/>
        </w:rPr>
      </w:pPr>
    </w:p>
    <w:p w:rsidR="00D621A2" w:rsidRDefault="00AC6927" w:rsidP="00D621A2">
      <w:pPr>
        <w:jc w:val="center"/>
        <w:rPr>
          <w:lang w:val="en-US"/>
        </w:rPr>
      </w:pPr>
      <w:r w:rsidRPr="00AC6927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1" o:spid="_x0000_s1029" type="#_x0000_t202" style="position:absolute;left:0;text-align:left;margin-left:86.65pt;margin-top:15.2pt;width:27.65pt;height:26.8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" filled="f" stroked="f">
            <v:textbox>
              <w:txbxContent>
                <w:p w:rsidR="00D621A2" w:rsidRPr="00911C6D" w:rsidRDefault="00D621A2" w:rsidP="00D621A2">
                  <w:pPr>
                    <w:rPr>
                      <w:sz w:val="32"/>
                    </w:rPr>
                  </w:pPr>
                  <w:r w:rsidRPr="00911C6D">
                    <w:rPr>
                      <w:sz w:val="32"/>
                    </w:rPr>
                    <w:sym w:font="Wingdings" w:char="F08C"/>
                  </w:r>
                </w:p>
              </w:txbxContent>
            </v:textbox>
          </v:shape>
        </w:pict>
      </w:r>
      <w:r w:rsidRPr="00AC6927">
        <w:rPr>
          <w:noProof/>
          <w:lang w:eastAsia="fr-FR"/>
        </w:rPr>
        <w:pict>
          <v:shape id="Text Box 510" o:spid="_x0000_s1028" type="#_x0000_t202" style="position:absolute;left:0;text-align:left;margin-left:193.15pt;margin-top:8.95pt;width:27.65pt;height:26.8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kPEvQIAAMM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" filled="f" stroked="f">
            <v:textbox>
              <w:txbxContent>
                <w:p w:rsidR="00D621A2" w:rsidRPr="002061C4" w:rsidRDefault="00D621A2" w:rsidP="00D621A2">
                  <w:r>
                    <w:rPr>
                      <w:sz w:val="32"/>
                    </w:rPr>
                    <w:sym w:font="Wingdings" w:char="F08D"/>
                  </w:r>
                </w:p>
              </w:txbxContent>
            </v:textbox>
          </v:shape>
        </w:pict>
      </w:r>
      <w:r w:rsidRPr="00AC6927">
        <w:rPr>
          <w:noProof/>
          <w:lang w:eastAsia="fr-FR"/>
        </w:rPr>
        <w:pict>
          <v:rect id="Rectangle 507" o:spid="_x0000_s1027" style="position:absolute;left:0;text-align:left;margin-left:217.05pt;margin-top:19.75pt;width:96pt;height:16.7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" filled="f" strokecolor="#c0504d" strokeweight="2.5pt">
            <v:shadow color="#868686"/>
          </v:rect>
        </w:pict>
      </w:r>
      <w:r w:rsidRPr="00AC6927">
        <w:rPr>
          <w:noProof/>
          <w:lang w:eastAsia="fr-FR"/>
        </w:rPr>
        <w:pict>
          <v:rect id="Rectangle 506" o:spid="_x0000_s1026" style="position:absolute;left:0;text-align:left;margin-left:96.5pt;margin-top:39.75pt;width:290.5pt;height:16.7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" filled="f" strokecolor="#c0504d" strokeweight="2.5pt">
            <v:shadow color="#868686"/>
          </v:rect>
        </w:pict>
      </w:r>
      <w:r w:rsidR="00D621A2" w:rsidRPr="006737E2">
        <w:rPr>
          <w:noProof/>
          <w:lang w:val="en-US"/>
        </w:rPr>
        <w:drawing>
          <wp:inline distT="0" distB="0" distL="0" distR="0">
            <wp:extent cx="3890282" cy="794238"/>
            <wp:effectExtent l="19050" t="0" r="0" b="0"/>
            <wp:docPr id="6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 b="83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82" cy="7942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D621A2" w:rsidRDefault="00D621A2" w:rsidP="007E43C7">
      <w:pPr>
        <w:pStyle w:val="Paragraphedeliste"/>
        <w:numPr>
          <w:ilvl w:val="0"/>
          <w:numId w:val="19"/>
        </w:numPr>
        <w:spacing w:before="60" w:after="60" w:line="240" w:lineRule="auto"/>
        <w:contextualSpacing/>
        <w:jc w:val="both"/>
        <w:rPr>
          <w:lang w:val="en-US"/>
        </w:rPr>
      </w:pPr>
      <w:r>
        <w:rPr>
          <w:lang w:val="en-US"/>
        </w:rPr>
        <w:t>The screen shot is used to illustrate</w:t>
      </w:r>
      <w:r w:rsidRPr="00580CF3">
        <w:rPr>
          <w:lang w:val="en-US"/>
        </w:rPr>
        <w:t xml:space="preserve"> the functionality.</w:t>
      </w:r>
    </w:p>
    <w:p w:rsidR="00D621A2" w:rsidRDefault="00D621A2" w:rsidP="00D621A2">
      <w:pPr>
        <w:rPr>
          <w:lang w:val="en-US"/>
        </w:rPr>
      </w:pPr>
    </w:p>
    <w:p w:rsidR="00D621A2" w:rsidRDefault="00D621A2" w:rsidP="00D621A2">
      <w:pPr>
        <w:pStyle w:val="Titre6"/>
        <w:numPr>
          <w:ilvl w:val="0"/>
          <w:numId w:val="0"/>
        </w:numPr>
        <w:ind w:left="1152" w:hanging="1152"/>
      </w:pPr>
      <w:r>
        <w:t>Description - specific</w:t>
      </w:r>
    </w:p>
    <w:tbl>
      <w:tblPr>
        <w:tblW w:w="0" w:type="auto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/>
      </w:tblPr>
      <w:tblGrid>
        <w:gridCol w:w="1668"/>
        <w:gridCol w:w="8110"/>
      </w:tblGrid>
      <w:tr w:rsidR="00D621A2" w:rsidRPr="00CA7233" w:rsidTr="00234F62">
        <w:tc>
          <w:tcPr>
            <w:tcW w:w="166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</w:tcPr>
          <w:p w:rsidR="00D621A2" w:rsidRPr="00CA7233" w:rsidRDefault="00D621A2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Name</w:t>
            </w:r>
          </w:p>
        </w:tc>
        <w:tc>
          <w:tcPr>
            <w:tcW w:w="8110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D621A2" w:rsidRPr="00CA7233" w:rsidRDefault="00D621A2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Description</w:t>
            </w:r>
          </w:p>
        </w:tc>
      </w:tr>
      <w:tr w:rsidR="00D621A2" w:rsidRPr="00CA6ED3" w:rsidTr="00234F62">
        <w:tc>
          <w:tcPr>
            <w:tcW w:w="1668" w:type="dxa"/>
            <w:tcBorders>
              <w:right w:val="nil"/>
            </w:tcBorders>
          </w:tcPr>
          <w:p w:rsidR="00D621A2" w:rsidRPr="00CA7233" w:rsidRDefault="00D621A2" w:rsidP="00234F62">
            <w:pPr>
              <w:rPr>
                <w:b/>
                <w:bCs/>
                <w:lang w:val="en-US"/>
              </w:rPr>
            </w:pPr>
          </w:p>
        </w:tc>
        <w:tc>
          <w:tcPr>
            <w:tcW w:w="8110" w:type="dxa"/>
            <w:tcBorders>
              <w:left w:val="nil"/>
            </w:tcBorders>
          </w:tcPr>
          <w:p w:rsidR="00D621A2" w:rsidRPr="00CA7233" w:rsidRDefault="00D621A2" w:rsidP="00234F62">
            <w:pPr>
              <w:rPr>
                <w:lang w:val="en-US"/>
              </w:rPr>
            </w:pPr>
          </w:p>
        </w:tc>
      </w:tr>
    </w:tbl>
    <w:p w:rsidR="00D621A2" w:rsidRPr="00D621A2" w:rsidRDefault="00D621A2" w:rsidP="007E43C7">
      <w:pPr>
        <w:pStyle w:val="Paragraphedeliste"/>
        <w:numPr>
          <w:ilvl w:val="0"/>
          <w:numId w:val="18"/>
        </w:numPr>
        <w:spacing w:before="60" w:after="60" w:line="240" w:lineRule="auto"/>
        <w:contextualSpacing/>
        <w:jc w:val="both"/>
        <w:rPr>
          <w:lang w:val="en-US"/>
        </w:rPr>
      </w:pPr>
      <w:r>
        <w:rPr>
          <w:lang w:val="en-US"/>
        </w:rPr>
        <w:t>D</w:t>
      </w:r>
      <w:r w:rsidRPr="00D621A2">
        <w:rPr>
          <w:lang w:val="en-US"/>
        </w:rPr>
        <w:t>etailed description for the specific development</w:t>
      </w:r>
    </w:p>
    <w:p w:rsidR="00D621A2" w:rsidRDefault="00D621A2" w:rsidP="00D621A2">
      <w:pPr>
        <w:rPr>
          <w:lang w:val="en-US"/>
        </w:rPr>
      </w:pPr>
    </w:p>
    <w:p w:rsidR="007D0171" w:rsidRDefault="00FB12A4" w:rsidP="00FA6DC6">
      <w:pPr>
        <w:pStyle w:val="Titre1"/>
      </w:pPr>
      <w:bookmarkStart w:id="12" w:name="_Toc419280271"/>
      <w:r>
        <w:lastRenderedPageBreak/>
        <w:t>D</w:t>
      </w:r>
      <w:r w:rsidR="00FA6DC6">
        <w:t>escription</w:t>
      </w:r>
      <w:bookmarkEnd w:id="12"/>
    </w:p>
    <w:p w:rsidR="00FB12A4" w:rsidRDefault="00FB12A4" w:rsidP="00FA6DC6">
      <w:pPr>
        <w:pStyle w:val="Titre2"/>
      </w:pPr>
      <w:bookmarkStart w:id="13" w:name="_Toc419280272"/>
      <w:r>
        <w:t>Benefits</w:t>
      </w:r>
      <w:bookmarkEnd w:id="13"/>
    </w:p>
    <w:p w:rsidR="00C96769" w:rsidRDefault="00C96769" w:rsidP="00C96769">
      <w:pPr>
        <w:pStyle w:val="IS-Bodytext"/>
        <w:jc w:val="both"/>
        <w:rPr>
          <w:lang w:val="en-US"/>
        </w:rPr>
      </w:pPr>
      <w:r>
        <w:rPr>
          <w:lang w:val="en-US"/>
        </w:rPr>
        <w:t xml:space="preserve">In a B2B site, the users are professional users and </w:t>
      </w:r>
      <w:r w:rsidRPr="00F5228F">
        <w:rPr>
          <w:lang w:val="en-US"/>
        </w:rPr>
        <w:t xml:space="preserve">70% of time spent on the internet is spent in the process of finding information.  </w:t>
      </w:r>
    </w:p>
    <w:p w:rsidR="00C96769" w:rsidDel="006E21D8" w:rsidRDefault="00C96769" w:rsidP="00C96769">
      <w:pPr>
        <w:pStyle w:val="IS-Bodytext"/>
        <w:jc w:val="both"/>
        <w:rPr>
          <w:del w:id="14" w:author="Hamzi BOUDIAF (hboudiaf)" w:date="2015-05-18T09:12:00Z"/>
          <w:lang w:val="en-US"/>
        </w:rPr>
      </w:pPr>
      <w:r>
        <w:rPr>
          <w:lang w:val="en-US"/>
        </w:rPr>
        <w:t xml:space="preserve">As a consequence, advanced search </w:t>
      </w:r>
      <w:r w:rsidR="0006658B">
        <w:rPr>
          <w:lang w:val="en-US"/>
        </w:rPr>
        <w:t xml:space="preserve">functionalities are </w:t>
      </w:r>
      <w:proofErr w:type="gramStart"/>
      <w:r w:rsidR="0006658B">
        <w:rPr>
          <w:lang w:val="en-US"/>
        </w:rPr>
        <w:t>key</w:t>
      </w:r>
      <w:proofErr w:type="gramEnd"/>
      <w:r w:rsidR="0006658B">
        <w:rPr>
          <w:lang w:val="en-US"/>
        </w:rPr>
        <w:t xml:space="preserve"> to improve customer engagement and increase the sales and order volumes.</w:t>
      </w:r>
    </w:p>
    <w:p w:rsidR="00FB12A4" w:rsidRPr="00C96769" w:rsidRDefault="00FB12A4" w:rsidP="006E21D8">
      <w:pPr>
        <w:pStyle w:val="IS-Bodytext"/>
        <w:jc w:val="both"/>
        <w:rPr>
          <w:lang w:val="en-US"/>
        </w:rPr>
      </w:pPr>
    </w:p>
    <w:p w:rsidR="00FA6DC6" w:rsidRDefault="00FA6DC6" w:rsidP="00FA6DC6">
      <w:pPr>
        <w:pStyle w:val="Titre2"/>
      </w:pPr>
      <w:bookmarkStart w:id="15" w:name="_Toc419280273"/>
      <w:r>
        <w:t>Description</w:t>
      </w:r>
      <w:bookmarkEnd w:id="15"/>
    </w:p>
    <w:p w:rsidR="00616E1C" w:rsidRDefault="00616E1C" w:rsidP="00616E1C">
      <w:pPr>
        <w:pStyle w:val="IS-Bodytext"/>
        <w:jc w:val="both"/>
        <w:rPr>
          <w:lang w:val="en-US"/>
        </w:rPr>
      </w:pPr>
      <w:r>
        <w:rPr>
          <w:lang w:val="en-US"/>
        </w:rPr>
        <w:t xml:space="preserve">The advanced search for orders enhanced the standard </w:t>
      </w:r>
      <w:proofErr w:type="spellStart"/>
      <w:r>
        <w:rPr>
          <w:lang w:val="en-US"/>
        </w:rPr>
        <w:t>hybris</w:t>
      </w:r>
      <w:proofErr w:type="spellEnd"/>
      <w:r>
        <w:rPr>
          <w:lang w:val="en-US"/>
        </w:rPr>
        <w:t xml:space="preserve"> search functionality.</w:t>
      </w:r>
    </w:p>
    <w:p w:rsidR="00FA6DC6" w:rsidRDefault="00FA6DC6" w:rsidP="00220C4E">
      <w:pPr>
        <w:jc w:val="both"/>
      </w:pPr>
      <w:r>
        <w:t xml:space="preserve">The </w:t>
      </w:r>
      <w:r w:rsidR="00627902">
        <w:t>advanced search</w:t>
      </w:r>
      <w:r>
        <w:t xml:space="preserve"> orders module is used to </w:t>
      </w:r>
      <w:r w:rsidR="00627902">
        <w:t>search for</w:t>
      </w:r>
      <w:r>
        <w:t xml:space="preserve"> orders</w:t>
      </w:r>
      <w:r w:rsidR="00627902">
        <w:t>/carts</w:t>
      </w:r>
      <w:r w:rsidR="0041778E">
        <w:t xml:space="preserve"> </w:t>
      </w:r>
      <w:r w:rsidR="0041778E" w:rsidRPr="0041778E">
        <w:t>according to different criteria</w:t>
      </w:r>
      <w:r w:rsidR="0041778E">
        <w:t>.</w:t>
      </w:r>
    </w:p>
    <w:p w:rsidR="002C7AC1" w:rsidRDefault="002C7AC1" w:rsidP="002C7AC1">
      <w:pPr>
        <w:pStyle w:val="IS-Bodytext"/>
        <w:jc w:val="both"/>
        <w:rPr>
          <w:lang w:val="en-US"/>
        </w:rPr>
      </w:pPr>
      <w:r w:rsidRPr="005550E2">
        <w:rPr>
          <w:lang w:val="en-US"/>
        </w:rPr>
        <w:t xml:space="preserve">The </w:t>
      </w:r>
      <w:r w:rsidR="00616E1C">
        <w:rPr>
          <w:lang w:val="en-US"/>
        </w:rPr>
        <w:t>a</w:t>
      </w:r>
      <w:r>
        <w:rPr>
          <w:lang w:val="en-US"/>
        </w:rPr>
        <w:t>dvanced search for order</w:t>
      </w:r>
      <w:r w:rsidR="00616E1C">
        <w:rPr>
          <w:lang w:val="en-US"/>
        </w:rPr>
        <w:t>s</w:t>
      </w:r>
      <w:r>
        <w:rPr>
          <w:lang w:val="en-US"/>
        </w:rPr>
        <w:t xml:space="preserve"> </w:t>
      </w:r>
      <w:r w:rsidRPr="005550E2">
        <w:rPr>
          <w:lang w:val="en-US"/>
        </w:rPr>
        <w:t>page i</w:t>
      </w:r>
      <w:r>
        <w:rPr>
          <w:lang w:val="en-US"/>
        </w:rPr>
        <w:t xml:space="preserve">s accessible </w:t>
      </w:r>
      <w:r w:rsidR="00EB7219">
        <w:rPr>
          <w:lang w:val="en-US"/>
        </w:rPr>
        <w:t>from customer personal space</w:t>
      </w:r>
      <w:r>
        <w:rPr>
          <w:lang w:val="en-US"/>
        </w:rPr>
        <w:t>.</w:t>
      </w:r>
    </w:p>
    <w:p w:rsidR="00FA6DC6" w:rsidRPr="002C7AC1" w:rsidRDefault="00FA6DC6" w:rsidP="00FA6DC6">
      <w:pPr>
        <w:rPr>
          <w:lang w:val="en-US"/>
        </w:rPr>
      </w:pPr>
    </w:p>
    <w:p w:rsidR="00FA6DC6" w:rsidRDefault="00FA6DC6" w:rsidP="00FA6DC6">
      <w:pPr>
        <w:pStyle w:val="Titre2"/>
      </w:pPr>
      <w:bookmarkStart w:id="16" w:name="_Toc419280274"/>
      <w:r>
        <w:t>Use case</w:t>
      </w:r>
      <w:bookmarkEnd w:id="16"/>
    </w:p>
    <w:p w:rsidR="001A4D06" w:rsidRPr="001A4D06" w:rsidRDefault="00627902" w:rsidP="001A4D06">
      <w:pPr>
        <w:pStyle w:val="Titre3"/>
      </w:pPr>
      <w:bookmarkStart w:id="17" w:name="_Toc419280275"/>
      <w:r>
        <w:t>Advanced search orders</w:t>
      </w:r>
      <w:r w:rsidR="001A4D06">
        <w:t xml:space="preserve"> page</w:t>
      </w:r>
      <w:bookmarkEnd w:id="17"/>
    </w:p>
    <w:p w:rsidR="00307C04" w:rsidRDefault="001A4D06" w:rsidP="00307C04">
      <w:r>
        <w:t>As a customer</w:t>
      </w:r>
      <w:ins w:id="18" w:author="Hamzi BOUDIAF (hboudiaf)" w:date="2015-05-19T14:17:00Z">
        <w:r w:rsidR="00957EA7">
          <w:t>;</w:t>
        </w:r>
      </w:ins>
      <w:r>
        <w:t xml:space="preserve"> I want to </w:t>
      </w:r>
      <w:r w:rsidR="0041778E">
        <w:t xml:space="preserve">search for orders or carts </w:t>
      </w:r>
      <w:r w:rsidR="0041778E" w:rsidRPr="0041778E">
        <w:t>according to different criteria</w:t>
      </w:r>
      <w:r w:rsidR="0041778E">
        <w:t xml:space="preserve">. </w:t>
      </w:r>
    </w:p>
    <w:p w:rsidR="00307C04" w:rsidRDefault="00307C04" w:rsidP="00307C04">
      <w:pPr>
        <w:pStyle w:val="Titre2"/>
      </w:pPr>
      <w:bookmarkStart w:id="19" w:name="_Toc419280276"/>
      <w:r>
        <w:lastRenderedPageBreak/>
        <w:t>Functional details</w:t>
      </w:r>
      <w:bookmarkEnd w:id="19"/>
    </w:p>
    <w:p w:rsidR="0041778E" w:rsidRPr="001A4D06" w:rsidRDefault="0041778E" w:rsidP="0041778E">
      <w:pPr>
        <w:pStyle w:val="Titre3"/>
      </w:pPr>
      <w:bookmarkStart w:id="20" w:name="_Toc419280277"/>
      <w:r>
        <w:t>Advanced search orders page</w:t>
      </w:r>
      <w:r w:rsidR="0050350E">
        <w:t xml:space="preserve"> - Top</w:t>
      </w:r>
      <w:bookmarkEnd w:id="20"/>
    </w:p>
    <w:p w:rsidR="00307C04" w:rsidRDefault="0041778E" w:rsidP="00307C04">
      <w:r>
        <w:rPr>
          <w:noProof/>
          <w:lang w:val="en-US"/>
        </w:rPr>
        <w:drawing>
          <wp:inline distT="0" distB="0" distL="0" distR="0">
            <wp:extent cx="6464935" cy="420536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420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7C04">
        <w:t xml:space="preserve"> Illustration: </w:t>
      </w:r>
      <w:r w:rsidR="00D13F94">
        <w:t>Search carts/orders is</w:t>
      </w:r>
      <w:r w:rsidR="00307C04">
        <w:t xml:space="preserve"> access</w:t>
      </w:r>
      <w:r w:rsidR="00D13F94">
        <w:t>ible</w:t>
      </w:r>
      <w:r w:rsidR="00307C04">
        <w:t xml:space="preserve"> from customer personal space</w:t>
      </w:r>
    </w:p>
    <w:p w:rsidR="00E313F3" w:rsidRPr="00AD7C8C" w:rsidRDefault="00E313F3" w:rsidP="00E313F3">
      <w:pPr>
        <w:pStyle w:val="Titre6"/>
        <w:numPr>
          <w:ilvl w:val="0"/>
          <w:numId w:val="0"/>
        </w:numPr>
        <w:ind w:left="1152" w:hanging="1152"/>
        <w:rPr>
          <w:rStyle w:val="Rfrenceple"/>
        </w:rPr>
      </w:pPr>
      <w:r w:rsidRPr="00AD7C8C">
        <w:rPr>
          <w:rStyle w:val="Rfrenceple"/>
        </w:rPr>
        <w:t>Description - specific</w:t>
      </w:r>
    </w:p>
    <w:tbl>
      <w:tblPr>
        <w:tblW w:w="0" w:type="auto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/>
      </w:tblPr>
      <w:tblGrid>
        <w:gridCol w:w="1706"/>
        <w:gridCol w:w="8110"/>
      </w:tblGrid>
      <w:tr w:rsidR="00E313F3" w:rsidRPr="00CA7233" w:rsidTr="00234F62">
        <w:tc>
          <w:tcPr>
            <w:tcW w:w="166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</w:tcPr>
          <w:p w:rsidR="00E313F3" w:rsidRPr="00CA7233" w:rsidRDefault="00E313F3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Name</w:t>
            </w:r>
          </w:p>
        </w:tc>
        <w:tc>
          <w:tcPr>
            <w:tcW w:w="8110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E313F3" w:rsidRPr="00CA7233" w:rsidRDefault="00E313F3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Description</w:t>
            </w:r>
          </w:p>
        </w:tc>
      </w:tr>
      <w:tr w:rsidR="00E313F3" w:rsidRPr="00CA6ED3" w:rsidTr="00234F62">
        <w:tc>
          <w:tcPr>
            <w:tcW w:w="1668" w:type="dxa"/>
            <w:tcBorders>
              <w:right w:val="nil"/>
            </w:tcBorders>
          </w:tcPr>
          <w:p w:rsidR="00E313F3" w:rsidRPr="00E313F3" w:rsidRDefault="00E313F3" w:rsidP="00234F62">
            <w:pPr>
              <w:rPr>
                <w:b/>
                <w:bCs/>
                <w:lang w:val="en-US"/>
              </w:rPr>
            </w:pPr>
            <w:r w:rsidRPr="00E313F3">
              <w:rPr>
                <w:b/>
                <w:lang w:val="en-US"/>
              </w:rPr>
              <w:t>Description</w:t>
            </w:r>
          </w:p>
        </w:tc>
        <w:tc>
          <w:tcPr>
            <w:tcW w:w="8110" w:type="dxa"/>
            <w:tcBorders>
              <w:left w:val="nil"/>
            </w:tcBorders>
          </w:tcPr>
          <w:p w:rsidR="00E313F3" w:rsidRDefault="000D7468" w:rsidP="00D13F9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This </w:t>
            </w:r>
            <w:r w:rsidR="009A6DC4">
              <w:rPr>
                <w:lang w:val="en-US"/>
              </w:rPr>
              <w:t>section explains the functional details about the top of the page “Advanced search cart(s)/order(s)”</w:t>
            </w:r>
          </w:p>
          <w:p w:rsidR="00957EA7" w:rsidRPr="00CA7233" w:rsidRDefault="00957EA7" w:rsidP="00957EA7">
            <w:pPr>
              <w:rPr>
                <w:lang w:val="en-US"/>
              </w:rPr>
            </w:pPr>
            <w:r>
              <w:rPr>
                <w:lang w:val="en-US"/>
              </w:rPr>
              <w:t xml:space="preserve">If several criteria are filled, the “AND” logic is applied between them. </w:t>
            </w:r>
          </w:p>
        </w:tc>
      </w:tr>
      <w:tr w:rsidR="00E313F3" w:rsidRPr="00CA6ED3" w:rsidTr="00234F62">
        <w:tc>
          <w:tcPr>
            <w:tcW w:w="1668" w:type="dxa"/>
            <w:tcBorders>
              <w:right w:val="nil"/>
            </w:tcBorders>
          </w:tcPr>
          <w:p w:rsidR="00E313F3" w:rsidRPr="00E313F3" w:rsidRDefault="00E313F3" w:rsidP="00C4065C">
            <w:pPr>
              <w:rPr>
                <w:b/>
                <w:lang w:val="en-US"/>
              </w:rPr>
            </w:pPr>
            <w:r w:rsidRPr="00E313F3">
              <w:rPr>
                <w:b/>
                <w:lang w:val="en-US"/>
              </w:rPr>
              <w:t>1 – “</w:t>
            </w:r>
            <w:r w:rsidR="00C4065C">
              <w:rPr>
                <w:b/>
                <w:lang w:val="en-US"/>
              </w:rPr>
              <w:t>Search Cart(s)/Order(s)</w:t>
            </w:r>
            <w:r w:rsidRPr="00E313F3">
              <w:rPr>
                <w:b/>
                <w:lang w:val="en-US"/>
              </w:rPr>
              <w:t xml:space="preserve"> ”</w:t>
            </w:r>
            <w:r w:rsidR="00C4065C">
              <w:rPr>
                <w:b/>
                <w:lang w:val="en-US"/>
              </w:rPr>
              <w:t xml:space="preserve"> Page</w:t>
            </w:r>
          </w:p>
        </w:tc>
        <w:tc>
          <w:tcPr>
            <w:tcW w:w="8110" w:type="dxa"/>
            <w:tcBorders>
              <w:left w:val="nil"/>
            </w:tcBorders>
          </w:tcPr>
          <w:p w:rsidR="00E313F3" w:rsidRPr="00BC46A1" w:rsidRDefault="00FF5CA7" w:rsidP="00C4065C">
            <w:pPr>
              <w:rPr>
                <w:lang w:val="en-US"/>
              </w:rPr>
            </w:pPr>
            <w:r>
              <w:rPr>
                <w:lang w:val="en-US"/>
              </w:rPr>
              <w:t>Click on the “</w:t>
            </w:r>
            <w:r w:rsidR="00C4065C">
              <w:rPr>
                <w:lang w:val="en-US"/>
              </w:rPr>
              <w:t>Search Cart(s)/Order(s)</w:t>
            </w:r>
            <w:r>
              <w:rPr>
                <w:lang w:val="en-US"/>
              </w:rPr>
              <w:t xml:space="preserve">” link to get </w:t>
            </w:r>
            <w:r w:rsidR="00E313F3">
              <w:rPr>
                <w:lang w:val="en-US"/>
              </w:rPr>
              <w:t xml:space="preserve">access </w:t>
            </w:r>
            <w:r>
              <w:rPr>
                <w:lang w:val="en-US"/>
              </w:rPr>
              <w:t xml:space="preserve">to </w:t>
            </w:r>
            <w:r w:rsidR="00C4065C">
              <w:rPr>
                <w:lang w:val="en-US"/>
              </w:rPr>
              <w:t>Search Carts(s)/Order(s) page</w:t>
            </w:r>
            <w:r w:rsidR="00E313F3">
              <w:rPr>
                <w:lang w:val="en-US"/>
              </w:rPr>
              <w:t>.</w:t>
            </w:r>
          </w:p>
        </w:tc>
      </w:tr>
      <w:tr w:rsidR="00C4065C" w:rsidRPr="00CA6ED3" w:rsidTr="00234F62">
        <w:tc>
          <w:tcPr>
            <w:tcW w:w="1668" w:type="dxa"/>
            <w:tcBorders>
              <w:right w:val="nil"/>
            </w:tcBorders>
          </w:tcPr>
          <w:p w:rsidR="00C4065C" w:rsidRPr="00E313F3" w:rsidRDefault="00C4065C" w:rsidP="00C4065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2 </w:t>
            </w:r>
            <w:r w:rsidRPr="00E313F3">
              <w:rPr>
                <w:b/>
                <w:lang w:val="en-US"/>
              </w:rPr>
              <w:t>–</w:t>
            </w:r>
            <w:r>
              <w:rPr>
                <w:b/>
                <w:lang w:val="en-US"/>
              </w:rPr>
              <w:t xml:space="preserve"> Cart Number(web order)</w:t>
            </w:r>
          </w:p>
        </w:tc>
        <w:tc>
          <w:tcPr>
            <w:tcW w:w="8110" w:type="dxa"/>
            <w:tcBorders>
              <w:left w:val="nil"/>
            </w:tcBorders>
          </w:tcPr>
          <w:p w:rsidR="00C4065C" w:rsidRDefault="00E4482B" w:rsidP="00C4065C">
            <w:pPr>
              <w:rPr>
                <w:lang w:val="en-US"/>
              </w:rPr>
            </w:pPr>
            <w:r>
              <w:rPr>
                <w:lang w:val="en-US"/>
              </w:rPr>
              <w:t xml:space="preserve">Each cart/order has a unique </w:t>
            </w:r>
            <w:proofErr w:type="gramStart"/>
            <w:r w:rsidR="004F6578">
              <w:rPr>
                <w:lang w:val="en-US"/>
              </w:rPr>
              <w:t>ID,</w:t>
            </w:r>
            <w:proofErr w:type="gramEnd"/>
            <w:r>
              <w:rPr>
                <w:lang w:val="en-US"/>
              </w:rPr>
              <w:t xml:space="preserve"> users </w:t>
            </w:r>
            <w:r w:rsidR="004F6578">
              <w:rPr>
                <w:lang w:val="en-US"/>
              </w:rPr>
              <w:t>need to fill in the field with the unique ID.</w:t>
            </w:r>
          </w:p>
          <w:p w:rsidR="004F6578" w:rsidRDefault="004F6578" w:rsidP="00DC60E5">
            <w:pPr>
              <w:rPr>
                <w:lang w:val="en-US"/>
              </w:rPr>
            </w:pPr>
            <w:r>
              <w:rPr>
                <w:lang w:val="en-US"/>
              </w:rPr>
              <w:t xml:space="preserve">For this version, </w:t>
            </w:r>
            <w:r w:rsidR="001766A8">
              <w:rPr>
                <w:lang w:val="en-US"/>
              </w:rPr>
              <w:t>auto completion is not implemented.</w:t>
            </w:r>
            <w:r>
              <w:rPr>
                <w:lang w:val="en-US"/>
              </w:rPr>
              <w:t xml:space="preserve"> </w:t>
            </w:r>
            <w:r w:rsidR="00DC60E5">
              <w:rPr>
                <w:lang w:val="en-US"/>
              </w:rPr>
              <w:t>So the user</w:t>
            </w:r>
            <w:r w:rsidR="001766A8">
              <w:rPr>
                <w:lang w:val="en-US"/>
              </w:rPr>
              <w:t xml:space="preserve"> needs to fill in </w:t>
            </w:r>
            <w:r w:rsidR="00DC60E5">
              <w:rPr>
                <w:lang w:val="en-US"/>
              </w:rPr>
              <w:t>each field with the accurate information for the search.</w:t>
            </w:r>
          </w:p>
        </w:tc>
      </w:tr>
      <w:tr w:rsidR="004F6578" w:rsidRPr="00CA6ED3" w:rsidTr="00234F62">
        <w:tc>
          <w:tcPr>
            <w:tcW w:w="1668" w:type="dxa"/>
            <w:tcBorders>
              <w:right w:val="nil"/>
            </w:tcBorders>
          </w:tcPr>
          <w:p w:rsidR="004F6578" w:rsidRPr="004F6578" w:rsidRDefault="004F6578" w:rsidP="00C4065C">
            <w:pPr>
              <w:rPr>
                <w:b/>
              </w:rPr>
            </w:pPr>
            <w:r>
              <w:rPr>
                <w:b/>
              </w:rPr>
              <w:t>3</w:t>
            </w:r>
            <w:r>
              <w:rPr>
                <w:b/>
                <w:lang w:val="en-US"/>
              </w:rPr>
              <w:t xml:space="preserve"> </w:t>
            </w:r>
            <w:r w:rsidRPr="00E313F3">
              <w:rPr>
                <w:b/>
                <w:lang w:val="en-US"/>
              </w:rPr>
              <w:t>–</w:t>
            </w:r>
            <w:r>
              <w:rPr>
                <w:b/>
                <w:lang w:val="en-US"/>
              </w:rPr>
              <w:t xml:space="preserve"> User ID</w:t>
            </w:r>
          </w:p>
        </w:tc>
        <w:tc>
          <w:tcPr>
            <w:tcW w:w="8110" w:type="dxa"/>
            <w:tcBorders>
              <w:left w:val="nil"/>
            </w:tcBorders>
          </w:tcPr>
          <w:p w:rsidR="004F6578" w:rsidRDefault="004F6578" w:rsidP="004F6578">
            <w:pPr>
              <w:rPr>
                <w:lang w:val="en-US"/>
              </w:rPr>
            </w:pPr>
            <w:r>
              <w:rPr>
                <w:lang w:val="en-US"/>
              </w:rPr>
              <w:t xml:space="preserve">In </w:t>
            </w:r>
            <w:proofErr w:type="spellStart"/>
            <w:r>
              <w:rPr>
                <w:lang w:val="en-US"/>
              </w:rPr>
              <w:t>hybris</w:t>
            </w:r>
            <w:proofErr w:type="spellEnd"/>
            <w:r>
              <w:rPr>
                <w:lang w:val="en-US"/>
              </w:rPr>
              <w:t>, user ID is the email used in user registration.</w:t>
            </w:r>
          </w:p>
          <w:p w:rsidR="004F6578" w:rsidRDefault="00444CE0" w:rsidP="001766A8">
            <w:pPr>
              <w:rPr>
                <w:lang w:val="en-US"/>
              </w:rPr>
            </w:pPr>
            <w:r>
              <w:rPr>
                <w:lang w:val="en-US"/>
              </w:rPr>
              <w:t xml:space="preserve">Since </w:t>
            </w:r>
            <w:r w:rsidR="001766A8">
              <w:rPr>
                <w:lang w:val="en-US"/>
              </w:rPr>
              <w:t>each member</w:t>
            </w:r>
            <w:r>
              <w:rPr>
                <w:lang w:val="en-US"/>
              </w:rPr>
              <w:t xml:space="preserve"> of a B2B</w:t>
            </w:r>
            <w:r w:rsidR="004F6578">
              <w:rPr>
                <w:lang w:val="en-US"/>
              </w:rPr>
              <w:t xml:space="preserve"> </w:t>
            </w:r>
            <w:r w:rsidR="001766A8">
              <w:rPr>
                <w:lang w:val="en-US"/>
              </w:rPr>
              <w:t xml:space="preserve">Unit can access to all the orders and carts created by other members. So a user can use the User ID search criteria to search for orders/carts created by a certain member. </w:t>
            </w:r>
          </w:p>
          <w:p w:rsidR="001766A8" w:rsidRDefault="001766A8" w:rsidP="001766A8">
            <w:pPr>
              <w:rPr>
                <w:lang w:val="en-US"/>
              </w:rPr>
            </w:pPr>
            <w:r>
              <w:rPr>
                <w:lang w:val="en-US"/>
              </w:rPr>
              <w:t>For this version, auto completion is not implemented. Plus user needs to fill in the exact user ID for the search.</w:t>
            </w:r>
          </w:p>
        </w:tc>
      </w:tr>
      <w:tr w:rsidR="004F6578" w:rsidRPr="00CA6ED3" w:rsidTr="00234F62">
        <w:tc>
          <w:tcPr>
            <w:tcW w:w="1668" w:type="dxa"/>
            <w:tcBorders>
              <w:right w:val="nil"/>
            </w:tcBorders>
          </w:tcPr>
          <w:p w:rsidR="004F6578" w:rsidRDefault="001766A8" w:rsidP="00C4065C">
            <w:pPr>
              <w:rPr>
                <w:b/>
                <w:lang w:val="en-US"/>
              </w:rPr>
            </w:pPr>
            <w:r>
              <w:rPr>
                <w:b/>
              </w:rPr>
              <w:t>4</w:t>
            </w:r>
            <w:r>
              <w:rPr>
                <w:b/>
                <w:lang w:val="en-US"/>
              </w:rPr>
              <w:t xml:space="preserve"> </w:t>
            </w:r>
            <w:r w:rsidRPr="00E313F3">
              <w:rPr>
                <w:b/>
                <w:lang w:val="en-US"/>
              </w:rPr>
              <w:t>–</w:t>
            </w:r>
            <w:r>
              <w:rPr>
                <w:b/>
                <w:lang w:val="en-US"/>
              </w:rPr>
              <w:t xml:space="preserve"> Creation time</w:t>
            </w:r>
          </w:p>
        </w:tc>
        <w:tc>
          <w:tcPr>
            <w:tcW w:w="8110" w:type="dxa"/>
            <w:tcBorders>
              <w:left w:val="nil"/>
            </w:tcBorders>
          </w:tcPr>
          <w:p w:rsidR="001766A8" w:rsidRDefault="001766A8" w:rsidP="00C4065C">
            <w:pPr>
              <w:rPr>
                <w:lang w:val="en-US"/>
              </w:rPr>
            </w:pPr>
            <w:r>
              <w:rPr>
                <w:lang w:val="en-US"/>
              </w:rPr>
              <w:t>When click</w:t>
            </w:r>
            <w:r w:rsidR="002E0248">
              <w:rPr>
                <w:lang w:val="en-US"/>
              </w:rPr>
              <w:t>ing</w:t>
            </w:r>
            <w:r>
              <w:rPr>
                <w:lang w:val="en-US"/>
              </w:rPr>
              <w:t xml:space="preserve"> on in the field “Creation time”, a calendar will be shown in a popup.</w:t>
            </w:r>
          </w:p>
          <w:p w:rsidR="004F6578" w:rsidRDefault="001766A8" w:rsidP="00C4065C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1736598" cy="1770535"/>
                  <wp:effectExtent l="1905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707" cy="1771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</w:t>
            </w:r>
          </w:p>
          <w:p w:rsidR="002E0248" w:rsidRDefault="002E0248" w:rsidP="00C4065C">
            <w:pPr>
              <w:rPr>
                <w:lang w:val="en-US"/>
              </w:rPr>
            </w:pPr>
            <w:r>
              <w:rPr>
                <w:lang w:val="en-US"/>
              </w:rPr>
              <w:t>Then clicking on a date, then this date will be displayed in the “Creation Date” field in text form</w:t>
            </w:r>
            <w:r w:rsidR="00240F43">
              <w:rPr>
                <w:lang w:val="en-US"/>
              </w:rPr>
              <w:t xml:space="preserve"> “DDMMYYYY”</w:t>
            </w:r>
            <w:r>
              <w:rPr>
                <w:lang w:val="en-US"/>
              </w:rPr>
              <w:t>.</w:t>
            </w:r>
          </w:p>
          <w:p w:rsidR="00240F43" w:rsidRDefault="002E0248" w:rsidP="00C4065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168194" cy="367568"/>
                  <wp:effectExtent l="19050" t="0" r="3506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931" cy="3710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0F43" w:rsidRPr="00CA6ED3" w:rsidTr="00234F62">
        <w:tc>
          <w:tcPr>
            <w:tcW w:w="1668" w:type="dxa"/>
            <w:tcBorders>
              <w:right w:val="nil"/>
            </w:tcBorders>
          </w:tcPr>
          <w:p w:rsidR="00240F43" w:rsidRDefault="00240F43" w:rsidP="00C4065C">
            <w:pPr>
              <w:rPr>
                <w:b/>
              </w:rPr>
            </w:pPr>
            <w:r>
              <w:rPr>
                <w:b/>
              </w:rPr>
              <w:lastRenderedPageBreak/>
              <w:t>5</w:t>
            </w:r>
            <w:r>
              <w:rPr>
                <w:b/>
                <w:lang w:val="en-US"/>
              </w:rPr>
              <w:t xml:space="preserve"> </w:t>
            </w:r>
            <w:r w:rsidRPr="00E313F3">
              <w:rPr>
                <w:b/>
                <w:lang w:val="en-US"/>
              </w:rPr>
              <w:t>–</w:t>
            </w:r>
            <w:r>
              <w:rPr>
                <w:b/>
                <w:lang w:val="en-US"/>
              </w:rPr>
              <w:t xml:space="preserve"> Cart label</w:t>
            </w:r>
          </w:p>
        </w:tc>
        <w:tc>
          <w:tcPr>
            <w:tcW w:w="8110" w:type="dxa"/>
            <w:tcBorders>
              <w:left w:val="nil"/>
            </w:tcBorders>
          </w:tcPr>
          <w:p w:rsidR="00240F43" w:rsidRDefault="00240F43" w:rsidP="00C4065C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proofErr w:type="spellStart"/>
            <w:r>
              <w:rPr>
                <w:lang w:val="en-US"/>
              </w:rPr>
              <w:t>multicart</w:t>
            </w:r>
            <w:proofErr w:type="spellEnd"/>
            <w:r>
              <w:rPr>
                <w:lang w:val="en-US"/>
              </w:rPr>
              <w:t xml:space="preserve"> module provides the ability to add names to carts.</w:t>
            </w:r>
          </w:p>
          <w:p w:rsidR="00240F43" w:rsidRDefault="00240F43" w:rsidP="00C4065C">
            <w:pPr>
              <w:rPr>
                <w:lang w:val="en-US"/>
              </w:rPr>
            </w:pPr>
            <w:r>
              <w:rPr>
                <w:lang w:val="en-US"/>
              </w:rPr>
              <w:t xml:space="preserve">Since order doesn’t possess a name, so this </w:t>
            </w:r>
            <w:proofErr w:type="gramStart"/>
            <w:r>
              <w:rPr>
                <w:lang w:val="en-US"/>
              </w:rPr>
              <w:t>criteria</w:t>
            </w:r>
            <w:proofErr w:type="gramEnd"/>
            <w:r>
              <w:rPr>
                <w:lang w:val="en-US"/>
              </w:rPr>
              <w:t xml:space="preserve"> is only used for searching cart.</w:t>
            </w:r>
          </w:p>
        </w:tc>
      </w:tr>
      <w:tr w:rsidR="00240F43" w:rsidRPr="00CA6ED3" w:rsidTr="00234F62">
        <w:tc>
          <w:tcPr>
            <w:tcW w:w="1668" w:type="dxa"/>
            <w:tcBorders>
              <w:right w:val="nil"/>
            </w:tcBorders>
          </w:tcPr>
          <w:p w:rsidR="00240F43" w:rsidRDefault="00240F43" w:rsidP="00C4065C">
            <w:pPr>
              <w:rPr>
                <w:b/>
              </w:rPr>
            </w:pPr>
            <w:r>
              <w:rPr>
                <w:b/>
              </w:rPr>
              <w:t>6</w:t>
            </w:r>
            <w:r>
              <w:rPr>
                <w:b/>
                <w:lang w:val="en-US"/>
              </w:rPr>
              <w:t xml:space="preserve"> </w:t>
            </w:r>
            <w:r w:rsidRPr="00E313F3">
              <w:rPr>
                <w:b/>
                <w:lang w:val="en-US"/>
              </w:rPr>
              <w:t>–</w:t>
            </w:r>
            <w:r>
              <w:rPr>
                <w:b/>
                <w:lang w:val="en-US"/>
              </w:rPr>
              <w:t xml:space="preserve"> Product</w:t>
            </w:r>
          </w:p>
        </w:tc>
        <w:tc>
          <w:tcPr>
            <w:tcW w:w="8110" w:type="dxa"/>
            <w:tcBorders>
              <w:left w:val="nil"/>
            </w:tcBorders>
          </w:tcPr>
          <w:p w:rsidR="00AF7EB3" w:rsidRDefault="00AF7EB3" w:rsidP="00AF7EB3">
            <w:pPr>
              <w:rPr>
                <w:lang w:val="en-US"/>
              </w:rPr>
            </w:pPr>
            <w:r>
              <w:t>U</w:t>
            </w:r>
            <w:r>
              <w:rPr>
                <w:lang w:val="en-US"/>
              </w:rPr>
              <w:t>ser needs to fill in the field with the unique product number.</w:t>
            </w:r>
          </w:p>
          <w:p w:rsidR="00240F43" w:rsidRDefault="00AF7EB3" w:rsidP="00AF7EB3">
            <w:pPr>
              <w:rPr>
                <w:lang w:val="en-US"/>
              </w:rPr>
            </w:pPr>
            <w:r>
              <w:rPr>
                <w:lang w:val="en-US"/>
              </w:rPr>
              <w:t>For this version, auto completion is not implemented. Plus user needs to fill in the exact Cart/Order Number for the search</w:t>
            </w:r>
          </w:p>
        </w:tc>
      </w:tr>
      <w:tr w:rsidR="003301C6" w:rsidRPr="00CA6ED3" w:rsidTr="00234F62">
        <w:tc>
          <w:tcPr>
            <w:tcW w:w="1668" w:type="dxa"/>
            <w:tcBorders>
              <w:right w:val="nil"/>
            </w:tcBorders>
          </w:tcPr>
          <w:p w:rsidR="003301C6" w:rsidRDefault="003301C6" w:rsidP="003301C6">
            <w:pPr>
              <w:rPr>
                <w:b/>
              </w:rPr>
            </w:pPr>
            <w:r>
              <w:rPr>
                <w:b/>
              </w:rPr>
              <w:t>7</w:t>
            </w:r>
            <w:r>
              <w:rPr>
                <w:b/>
                <w:lang w:val="en-US"/>
              </w:rPr>
              <w:t xml:space="preserve"> </w:t>
            </w:r>
            <w:r w:rsidRPr="00E313F3">
              <w:rPr>
                <w:b/>
                <w:lang w:val="en-US"/>
              </w:rPr>
              <w:t>–</w:t>
            </w:r>
            <w:r>
              <w:rPr>
                <w:b/>
                <w:lang w:val="en-US"/>
              </w:rPr>
              <w:t xml:space="preserve"> Search</w:t>
            </w:r>
          </w:p>
        </w:tc>
        <w:tc>
          <w:tcPr>
            <w:tcW w:w="8110" w:type="dxa"/>
            <w:tcBorders>
              <w:left w:val="nil"/>
            </w:tcBorders>
          </w:tcPr>
          <w:p w:rsidR="003301C6" w:rsidRDefault="003301C6" w:rsidP="00EC7330">
            <w:pPr>
              <w:rPr>
                <w:lang w:val="en-US"/>
              </w:rPr>
            </w:pPr>
            <w:r>
              <w:rPr>
                <w:lang w:val="en-US"/>
              </w:rPr>
              <w:t>Click on the button</w:t>
            </w:r>
            <w:r w:rsidR="00EC7330">
              <w:rPr>
                <w:lang w:val="en-US"/>
              </w:rPr>
              <w:t xml:space="preserve"> to launch the search</w:t>
            </w:r>
          </w:p>
        </w:tc>
      </w:tr>
      <w:tr w:rsidR="0050350E" w:rsidRPr="00CA6ED3" w:rsidTr="00234F62">
        <w:tc>
          <w:tcPr>
            <w:tcW w:w="1668" w:type="dxa"/>
            <w:tcBorders>
              <w:right w:val="nil"/>
            </w:tcBorders>
          </w:tcPr>
          <w:p w:rsidR="0050350E" w:rsidRDefault="0050350E" w:rsidP="0050350E">
            <w:pPr>
              <w:rPr>
                <w:b/>
              </w:rPr>
            </w:pPr>
            <w:r>
              <w:rPr>
                <w:b/>
              </w:rPr>
              <w:t>8</w:t>
            </w:r>
            <w:r>
              <w:rPr>
                <w:b/>
                <w:lang w:val="en-US"/>
              </w:rPr>
              <w:t xml:space="preserve"> </w:t>
            </w:r>
            <w:r w:rsidRPr="00E313F3">
              <w:rPr>
                <w:b/>
                <w:lang w:val="en-US"/>
              </w:rPr>
              <w:t>–</w:t>
            </w:r>
            <w:r>
              <w:rPr>
                <w:b/>
                <w:lang w:val="en-US"/>
              </w:rPr>
              <w:t xml:space="preserve"> Results</w:t>
            </w:r>
          </w:p>
        </w:tc>
        <w:tc>
          <w:tcPr>
            <w:tcW w:w="8110" w:type="dxa"/>
            <w:tcBorders>
              <w:left w:val="nil"/>
            </w:tcBorders>
          </w:tcPr>
          <w:p w:rsidR="0050350E" w:rsidRDefault="0050350E" w:rsidP="00EC7330">
            <w:pPr>
              <w:rPr>
                <w:lang w:val="en-US"/>
              </w:rPr>
            </w:pPr>
            <w:r>
              <w:rPr>
                <w:lang w:val="en-US"/>
              </w:rPr>
              <w:t>The results section will be explained in details below</w:t>
            </w:r>
          </w:p>
        </w:tc>
      </w:tr>
    </w:tbl>
    <w:p w:rsidR="00307C04" w:rsidRDefault="00307C04" w:rsidP="00307C04"/>
    <w:p w:rsidR="0050350E" w:rsidRPr="001A4D06" w:rsidRDefault="0050350E" w:rsidP="0050350E">
      <w:pPr>
        <w:pStyle w:val="Titre3"/>
      </w:pPr>
      <w:bookmarkStart w:id="21" w:name="_Toc419280278"/>
      <w:r>
        <w:t>Advanced search orders page - Bottom</w:t>
      </w:r>
      <w:bookmarkEnd w:id="21"/>
    </w:p>
    <w:p w:rsidR="000E08CB" w:rsidRDefault="0050350E" w:rsidP="000E08CB">
      <w:r>
        <w:rPr>
          <w:noProof/>
          <w:lang w:val="en-US"/>
        </w:rPr>
        <w:drawing>
          <wp:inline distT="0" distB="0" distL="0" distR="0">
            <wp:extent cx="6464935" cy="3660849"/>
            <wp:effectExtent l="19050" t="0" r="0" b="0"/>
            <wp:docPr id="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66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C8C" w:rsidRPr="00AD7C8C" w:rsidRDefault="00AD7C8C" w:rsidP="00AD7C8C">
      <w:pPr>
        <w:pStyle w:val="Titre6"/>
        <w:numPr>
          <w:ilvl w:val="0"/>
          <w:numId w:val="0"/>
        </w:numPr>
        <w:ind w:left="1152" w:hanging="1152"/>
        <w:rPr>
          <w:rStyle w:val="Rfrenceintense"/>
        </w:rPr>
      </w:pPr>
      <w:r w:rsidRPr="00AD7C8C">
        <w:rPr>
          <w:rStyle w:val="Rfrenceintense"/>
        </w:rPr>
        <w:lastRenderedPageBreak/>
        <w:t>Description - Specific</w:t>
      </w:r>
    </w:p>
    <w:tbl>
      <w:tblPr>
        <w:tblStyle w:val="Tramemoyenne1-Accent13"/>
        <w:tblW w:w="0" w:type="auto"/>
        <w:tblLook w:val="04A0"/>
      </w:tblPr>
      <w:tblGrid>
        <w:gridCol w:w="1668"/>
        <w:gridCol w:w="8110"/>
      </w:tblGrid>
      <w:tr w:rsidR="00AD7C8C" w:rsidRPr="0070378C" w:rsidTr="00234F62">
        <w:trPr>
          <w:cnfStyle w:val="100000000000"/>
        </w:trPr>
        <w:tc>
          <w:tcPr>
            <w:cnfStyle w:val="001000000000"/>
            <w:tcW w:w="1668" w:type="dxa"/>
          </w:tcPr>
          <w:p w:rsidR="00AD7C8C" w:rsidRPr="009E2F8F" w:rsidRDefault="00AD7C8C" w:rsidP="00234F62">
            <w:pPr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Name</w:t>
            </w:r>
          </w:p>
        </w:tc>
        <w:tc>
          <w:tcPr>
            <w:tcW w:w="8110" w:type="dxa"/>
          </w:tcPr>
          <w:p w:rsidR="00AD7C8C" w:rsidRPr="009E2F8F" w:rsidRDefault="00AD7C8C" w:rsidP="00234F62">
            <w:pPr>
              <w:cnfStyle w:val="100000000000"/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Description</w:t>
            </w:r>
          </w:p>
        </w:tc>
      </w:tr>
      <w:tr w:rsidR="00AD7C8C" w:rsidRPr="006858F4" w:rsidTr="00234F62">
        <w:trPr>
          <w:cnfStyle w:val="000000100000"/>
        </w:trPr>
        <w:tc>
          <w:tcPr>
            <w:cnfStyle w:val="001000000000"/>
            <w:tcW w:w="1668" w:type="dxa"/>
          </w:tcPr>
          <w:p w:rsidR="00AD7C8C" w:rsidRDefault="00AD7C8C" w:rsidP="0050350E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1 </w:t>
            </w:r>
            <w:r w:rsidR="0050350E">
              <w:rPr>
                <w:bCs w:val="0"/>
                <w:lang w:val="en-US"/>
              </w:rPr>
              <w:t>–</w:t>
            </w:r>
            <w:r>
              <w:rPr>
                <w:bCs w:val="0"/>
                <w:lang w:val="en-US"/>
              </w:rPr>
              <w:t xml:space="preserve"> </w:t>
            </w:r>
            <w:r w:rsidR="0050350E">
              <w:rPr>
                <w:bCs w:val="0"/>
                <w:lang w:val="en-US"/>
              </w:rPr>
              <w:t>Number of results found</w:t>
            </w:r>
          </w:p>
        </w:tc>
        <w:tc>
          <w:tcPr>
            <w:tcW w:w="8110" w:type="dxa"/>
          </w:tcPr>
          <w:p w:rsidR="0050350E" w:rsidRDefault="0050350E" w:rsidP="0050350E">
            <w:pPr>
              <w:spacing w:before="60" w:after="60" w:line="240" w:lineRule="auto"/>
              <w:contextualSpacing/>
              <w:jc w:val="both"/>
              <w:cnfStyle w:val="000000100000"/>
              <w:rPr>
                <w:lang w:val="en-US"/>
              </w:rPr>
            </w:pPr>
            <w:r>
              <w:rPr>
                <w:lang w:val="en-US"/>
              </w:rPr>
              <w:t>Displays the number of results found.</w:t>
            </w:r>
            <w:r w:rsidR="00AD7C8C" w:rsidRPr="0050350E">
              <w:rPr>
                <w:lang w:val="en-US"/>
              </w:rPr>
              <w:t xml:space="preserve"> </w:t>
            </w:r>
          </w:p>
          <w:p w:rsidR="0050350E" w:rsidRPr="0050350E" w:rsidRDefault="0050350E" w:rsidP="0050350E">
            <w:pPr>
              <w:spacing w:before="60" w:after="60" w:line="240" w:lineRule="auto"/>
              <w:contextualSpacing/>
              <w:jc w:val="both"/>
              <w:cnfStyle w:val="000000100000"/>
              <w:rPr>
                <w:lang w:val="en-US"/>
              </w:rPr>
            </w:pPr>
          </w:p>
        </w:tc>
      </w:tr>
      <w:tr w:rsidR="00AD7C8C" w:rsidRPr="00EB7A1E" w:rsidTr="00234F62">
        <w:trPr>
          <w:cnfStyle w:val="000000010000"/>
        </w:trPr>
        <w:tc>
          <w:tcPr>
            <w:cnfStyle w:val="001000000000"/>
            <w:tcW w:w="1668" w:type="dxa"/>
          </w:tcPr>
          <w:p w:rsidR="00AD7C8C" w:rsidRDefault="00AD7C8C" w:rsidP="0050350E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2 </w:t>
            </w:r>
            <w:r w:rsidR="00FF5CA7">
              <w:rPr>
                <w:bCs w:val="0"/>
                <w:lang w:val="en-US"/>
              </w:rPr>
              <w:t>–</w:t>
            </w:r>
            <w:r>
              <w:rPr>
                <w:bCs w:val="0"/>
                <w:lang w:val="en-US"/>
              </w:rPr>
              <w:t xml:space="preserve"> </w:t>
            </w:r>
            <w:r w:rsidR="0050350E">
              <w:rPr>
                <w:bCs w:val="0"/>
                <w:lang w:val="en-US"/>
              </w:rPr>
              <w:t>Cart Number(Web order)</w:t>
            </w:r>
          </w:p>
        </w:tc>
        <w:tc>
          <w:tcPr>
            <w:tcW w:w="8110" w:type="dxa"/>
          </w:tcPr>
          <w:p w:rsidR="00AD7C8C" w:rsidRDefault="0050350E" w:rsidP="0050350E">
            <w:pPr>
              <w:spacing w:before="60" w:after="60" w:line="240" w:lineRule="auto"/>
              <w:contextualSpacing/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 xml:space="preserve">Displays the Cart/Order </w:t>
            </w:r>
            <w:proofErr w:type="gramStart"/>
            <w:r>
              <w:rPr>
                <w:lang w:val="en-US"/>
              </w:rPr>
              <w:t>Number(</w:t>
            </w:r>
            <w:proofErr w:type="gramEnd"/>
            <w:r>
              <w:rPr>
                <w:lang w:val="en-US"/>
              </w:rPr>
              <w:t xml:space="preserve"> It should be unique).</w:t>
            </w:r>
          </w:p>
          <w:p w:rsidR="0050350E" w:rsidRPr="0050350E" w:rsidRDefault="0050350E" w:rsidP="0050350E">
            <w:pPr>
              <w:spacing w:before="60" w:after="60" w:line="240" w:lineRule="auto"/>
              <w:contextualSpacing/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 xml:space="preserve">The Cart/Order Number is clickable, when clicking on the Cart/Order </w:t>
            </w:r>
            <w:proofErr w:type="gramStart"/>
            <w:r>
              <w:rPr>
                <w:lang w:val="en-US"/>
              </w:rPr>
              <w:t>Number,</w:t>
            </w:r>
            <w:proofErr w:type="gramEnd"/>
            <w:r>
              <w:rPr>
                <w:lang w:val="en-US"/>
              </w:rPr>
              <w:t xml:space="preserve"> the user will be brought to the order history detailed page.</w:t>
            </w:r>
          </w:p>
        </w:tc>
      </w:tr>
      <w:tr w:rsidR="00AD7C8C" w:rsidRPr="006858F4" w:rsidTr="00234F62">
        <w:trPr>
          <w:cnfStyle w:val="000000100000"/>
        </w:trPr>
        <w:tc>
          <w:tcPr>
            <w:cnfStyle w:val="001000000000"/>
            <w:tcW w:w="1668" w:type="dxa"/>
          </w:tcPr>
          <w:p w:rsidR="00AD7C8C" w:rsidRDefault="00AD7C8C" w:rsidP="0050350E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3 – </w:t>
            </w:r>
            <w:r w:rsidR="0050350E">
              <w:rPr>
                <w:bCs w:val="0"/>
                <w:lang w:val="en-US"/>
              </w:rPr>
              <w:t>Name</w:t>
            </w:r>
          </w:p>
        </w:tc>
        <w:tc>
          <w:tcPr>
            <w:tcW w:w="8110" w:type="dxa"/>
          </w:tcPr>
          <w:p w:rsidR="00AD7C8C" w:rsidRPr="00EB7A1E" w:rsidRDefault="00AF7EB3" w:rsidP="00234F62">
            <w:pPr>
              <w:cnfStyle w:val="000000100000"/>
              <w:rPr>
                <w:lang w:val="en-US"/>
              </w:rPr>
            </w:pPr>
            <w:r>
              <w:rPr>
                <w:lang w:val="en-US"/>
              </w:rPr>
              <w:t>Displays the name of the carts, there is no name for orders.</w:t>
            </w:r>
          </w:p>
        </w:tc>
      </w:tr>
      <w:tr w:rsidR="00AD7C8C" w:rsidRPr="007207FA" w:rsidTr="00234F62">
        <w:trPr>
          <w:cnfStyle w:val="000000010000"/>
        </w:trPr>
        <w:tc>
          <w:tcPr>
            <w:cnfStyle w:val="001000000000"/>
            <w:tcW w:w="1668" w:type="dxa"/>
          </w:tcPr>
          <w:p w:rsidR="00AD7C8C" w:rsidRDefault="00AD7C8C" w:rsidP="0050350E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4 - </w:t>
            </w:r>
            <w:r w:rsidR="0050350E">
              <w:rPr>
                <w:bCs w:val="0"/>
                <w:lang w:val="en-US"/>
              </w:rPr>
              <w:t>Type</w:t>
            </w:r>
          </w:p>
        </w:tc>
        <w:tc>
          <w:tcPr>
            <w:tcW w:w="8110" w:type="dxa"/>
          </w:tcPr>
          <w:p w:rsidR="00AD7C8C" w:rsidRPr="00863145" w:rsidRDefault="0050350E" w:rsidP="00FF5CA7">
            <w:pPr>
              <w:pStyle w:val="Commentaire"/>
              <w:cnfStyle w:val="000000010000"/>
              <w:rPr>
                <w:lang w:val="en-US"/>
              </w:rPr>
            </w:pPr>
            <w:r w:rsidRPr="0050350E">
              <w:rPr>
                <w:rFonts w:ascii="Arial" w:hAnsi="Arial"/>
                <w:lang w:val="en-US"/>
              </w:rPr>
              <w:t>Displays if this is an order or a cart</w:t>
            </w:r>
            <w:r>
              <w:rPr>
                <w:rFonts w:ascii="Arial" w:hAnsi="Arial"/>
                <w:lang w:val="en-US"/>
              </w:rPr>
              <w:t>.</w:t>
            </w:r>
          </w:p>
        </w:tc>
      </w:tr>
      <w:tr w:rsidR="00AD7C8C" w:rsidRPr="006858F4" w:rsidTr="00234F62">
        <w:trPr>
          <w:cnfStyle w:val="000000100000"/>
        </w:trPr>
        <w:tc>
          <w:tcPr>
            <w:cnfStyle w:val="001000000000"/>
            <w:tcW w:w="1668" w:type="dxa"/>
          </w:tcPr>
          <w:p w:rsidR="00AD7C8C" w:rsidRDefault="00AD7C8C" w:rsidP="0050350E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5 – </w:t>
            </w:r>
            <w:r w:rsidR="0050350E">
              <w:rPr>
                <w:bCs w:val="0"/>
                <w:lang w:val="en-US"/>
              </w:rPr>
              <w:t>User</w:t>
            </w:r>
          </w:p>
        </w:tc>
        <w:tc>
          <w:tcPr>
            <w:tcW w:w="8110" w:type="dxa"/>
          </w:tcPr>
          <w:p w:rsidR="00AD7C8C" w:rsidRPr="00FF5CA7" w:rsidRDefault="0050350E" w:rsidP="00234F62">
            <w:pPr>
              <w:cnfStyle w:val="000000100000"/>
              <w:rPr>
                <w:highlight w:val="yellow"/>
                <w:lang w:val="en-US"/>
              </w:rPr>
            </w:pPr>
            <w:r>
              <w:rPr>
                <w:lang w:val="en-US"/>
              </w:rPr>
              <w:t>Displays the ID of the user who placed the order.</w:t>
            </w:r>
          </w:p>
        </w:tc>
      </w:tr>
      <w:tr w:rsidR="00FF5CA7" w:rsidRPr="006858F4" w:rsidTr="00234F62">
        <w:trPr>
          <w:cnfStyle w:val="000000010000"/>
        </w:trPr>
        <w:tc>
          <w:tcPr>
            <w:cnfStyle w:val="001000000000"/>
            <w:tcW w:w="1668" w:type="dxa"/>
          </w:tcPr>
          <w:p w:rsidR="00FF5CA7" w:rsidRDefault="00244E0F" w:rsidP="0050350E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>6</w:t>
            </w:r>
            <w:r w:rsidR="00FF5CA7">
              <w:rPr>
                <w:bCs w:val="0"/>
                <w:lang w:val="en-US"/>
              </w:rPr>
              <w:t xml:space="preserve"> – </w:t>
            </w:r>
            <w:r w:rsidR="0050350E">
              <w:rPr>
                <w:bCs w:val="0"/>
                <w:lang w:val="en-US"/>
              </w:rPr>
              <w:t>Creation Date</w:t>
            </w:r>
            <w:r w:rsidR="00FF5CA7">
              <w:rPr>
                <w:bCs w:val="0"/>
                <w:lang w:val="en-US"/>
              </w:rPr>
              <w:t xml:space="preserve"> </w:t>
            </w:r>
          </w:p>
        </w:tc>
        <w:tc>
          <w:tcPr>
            <w:tcW w:w="8110" w:type="dxa"/>
          </w:tcPr>
          <w:p w:rsidR="00FF5CA7" w:rsidRDefault="0050350E" w:rsidP="00234F62">
            <w:pPr>
              <w:cnfStyle w:val="000000010000"/>
              <w:rPr>
                <w:lang w:val="en-US"/>
              </w:rPr>
            </w:pPr>
            <w:r>
              <w:rPr>
                <w:lang w:val="en-US"/>
              </w:rPr>
              <w:t>Displays the date when the order/cart is created.</w:t>
            </w:r>
          </w:p>
        </w:tc>
      </w:tr>
      <w:tr w:rsidR="00244E0F" w:rsidRPr="006858F4" w:rsidTr="00234F62">
        <w:trPr>
          <w:cnfStyle w:val="000000100000"/>
        </w:trPr>
        <w:tc>
          <w:tcPr>
            <w:cnfStyle w:val="001000000000"/>
            <w:tcW w:w="1668" w:type="dxa"/>
          </w:tcPr>
          <w:p w:rsidR="00244E0F" w:rsidRDefault="00244E0F" w:rsidP="0050350E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>7 – P</w:t>
            </w:r>
            <w:r w:rsidRPr="00244E0F">
              <w:rPr>
                <w:bCs w:val="0"/>
                <w:lang w:val="en-US"/>
              </w:rPr>
              <w:t>agination</w:t>
            </w:r>
          </w:p>
        </w:tc>
        <w:tc>
          <w:tcPr>
            <w:tcW w:w="8110" w:type="dxa"/>
          </w:tcPr>
          <w:p w:rsidR="00244E0F" w:rsidRDefault="00EE6D34" w:rsidP="00234F62">
            <w:pPr>
              <w:cnfStyle w:val="000000100000"/>
              <w:rPr>
                <w:lang w:val="en-US"/>
              </w:rPr>
            </w:pPr>
            <w:r>
              <w:rPr>
                <w:lang w:val="en-US"/>
              </w:rPr>
              <w:t>Displays 10 items per page</w:t>
            </w:r>
          </w:p>
        </w:tc>
      </w:tr>
      <w:tr w:rsidR="00244E0F" w:rsidRPr="006858F4" w:rsidTr="00234F62">
        <w:trPr>
          <w:cnfStyle w:val="000000010000"/>
        </w:trPr>
        <w:tc>
          <w:tcPr>
            <w:cnfStyle w:val="001000000000"/>
            <w:tcW w:w="1668" w:type="dxa"/>
          </w:tcPr>
          <w:p w:rsidR="00244E0F" w:rsidRDefault="00244E0F" w:rsidP="00244E0F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>8 – Sort by</w:t>
            </w:r>
          </w:p>
        </w:tc>
        <w:tc>
          <w:tcPr>
            <w:tcW w:w="8110" w:type="dxa"/>
          </w:tcPr>
          <w:p w:rsidR="00244E0F" w:rsidRDefault="00244E0F" w:rsidP="00234F62">
            <w:pPr>
              <w:cnfStyle w:val="000000010000"/>
              <w:rPr>
                <w:lang w:val="en-US"/>
              </w:rPr>
            </w:pPr>
            <w:r>
              <w:rPr>
                <w:lang w:val="en-US"/>
              </w:rPr>
              <w:t>Sort by Order/Cart numbers, label, data and user</w:t>
            </w:r>
          </w:p>
          <w:p w:rsidR="003A2117" w:rsidRDefault="003A2117" w:rsidP="00234F62">
            <w:pPr>
              <w:cnfStyle w:val="000000010000"/>
              <w:rPr>
                <w:lang w:val="en-US"/>
              </w:rPr>
            </w:pPr>
            <w:r>
              <w:rPr>
                <w:lang w:val="en-US"/>
              </w:rPr>
              <w:t>By default, the results are sort</w:t>
            </w:r>
            <w:r w:rsidR="00D0666B">
              <w:rPr>
                <w:lang w:val="en-US"/>
              </w:rPr>
              <w:t>ed</w:t>
            </w:r>
            <w:r>
              <w:rPr>
                <w:lang w:val="en-US"/>
              </w:rPr>
              <w:t xml:space="preserve"> by Order Number (ascending)</w:t>
            </w:r>
          </w:p>
        </w:tc>
      </w:tr>
    </w:tbl>
    <w:p w:rsidR="008C27F1" w:rsidRPr="00322415" w:rsidRDefault="008C27F1" w:rsidP="0050350E"/>
    <w:sectPr w:rsidR="008C27F1" w:rsidRPr="00322415" w:rsidSect="00051226">
      <w:footerReference w:type="default" r:id="rId17"/>
      <w:headerReference w:type="first" r:id="rId18"/>
      <w:footerReference w:type="first" r:id="rId19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1A5D" w:rsidRDefault="00C81A5D">
      <w:r>
        <w:separator/>
      </w:r>
    </w:p>
  </w:endnote>
  <w:endnote w:type="continuationSeparator" w:id="0">
    <w:p w:rsidR="00C81A5D" w:rsidRDefault="00C81A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AC6927" w:rsidP="00FF3E4D">
    <w:pPr>
      <w:pStyle w:val="Pieddepage"/>
      <w:tabs>
        <w:tab w:val="clear" w:pos="9360"/>
      </w:tabs>
      <w:spacing w:before="40"/>
      <w:ind w:right="360"/>
    </w:pPr>
    <w:r w:rsidRPr="00AC692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7303" w:rsidRDefault="00AC6927" w:rsidP="00FF3E4D">
                <w:pPr>
                  <w:pStyle w:val="Pieddepage"/>
                  <w:jc w:val="right"/>
                  <w:rPr>
                    <w:rStyle w:val="Numrodepage"/>
                  </w:rPr>
                </w:pPr>
                <w:r>
                  <w:rPr>
                    <w:rStyle w:val="Numrodepage"/>
                  </w:rPr>
                  <w:fldChar w:fldCharType="begin"/>
                </w:r>
                <w:r w:rsidR="001A7303">
                  <w:rPr>
                    <w:rStyle w:val="Numrodepage"/>
                  </w:rPr>
                  <w:instrText xml:space="preserve">PAGE  </w:instrText>
                </w:r>
                <w:r>
                  <w:rPr>
                    <w:rStyle w:val="Numrodepage"/>
                  </w:rPr>
                  <w:fldChar w:fldCharType="separate"/>
                </w:r>
                <w:r w:rsidR="001A7303">
                  <w:rPr>
                    <w:rStyle w:val="Numrodepage"/>
                    <w:noProof/>
                  </w:rPr>
                  <w:t>18</w:t>
                </w:r>
                <w:r>
                  <w:rPr>
                    <w:rStyle w:val="Numrodepage"/>
                  </w:rPr>
                  <w:fldChar w:fldCharType="end"/>
                </w:r>
              </w:p>
              <w:p w:rsidR="001A7303" w:rsidRPr="00B953F6" w:rsidRDefault="001A7303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AC6927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AC6927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7303" w:rsidRPr="00432F92" w:rsidRDefault="00AC6927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fldSimple w:instr=" STYLEREF  &quot;Proposal Title&quot;  \* MERGEFORMAT ">
                  <w:r w:rsidR="001A7303">
                    <w:rPr>
                      <w:b/>
                      <w:bCs/>
                      <w:noProof/>
                      <w:lang w:val="en-US"/>
                    </w:rPr>
                    <w:t>Error! Use the Home tab to apply Proposal Title to the text that you want to appear here.</w:t>
                  </w:r>
                </w:fldSimple>
              </w:p>
            </w:txbxContent>
          </v:textbox>
        </v:shape>
      </w:pict>
    </w:r>
    <w:r w:rsidR="001A7303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Pieddepage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195B" w:rsidRDefault="001A7303" w:rsidP="00B5195B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</w:p>
  <w:p w:rsidR="001A7303" w:rsidRPr="00BE5C19" w:rsidRDefault="00C96769" w:rsidP="00B5195B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tab/>
    </w:r>
    <w:r w:rsidR="00B5195B">
      <w:t>SFD</w:t>
    </w:r>
    <w:r>
      <w:t xml:space="preserve"> - </w:t>
    </w:r>
    <w:proofErr w:type="spellStart"/>
    <w:r>
      <w:t>AdvancedSearchOrders</w:t>
    </w:r>
    <w:proofErr w:type="spellEnd"/>
    <w:r w:rsidR="001A7303">
      <w:tab/>
    </w:r>
    <w:r w:rsidR="00AC6927" w:rsidRPr="000D146B">
      <w:rPr>
        <w:rStyle w:val="Numrodepage"/>
      </w:rPr>
      <w:fldChar w:fldCharType="begin"/>
    </w:r>
    <w:r w:rsidR="001A7303" w:rsidRPr="000D146B">
      <w:rPr>
        <w:rStyle w:val="Numrodepage"/>
      </w:rPr>
      <w:instrText xml:space="preserve">PAGE  </w:instrText>
    </w:r>
    <w:r w:rsidR="00AC6927" w:rsidRPr="000D146B">
      <w:rPr>
        <w:rStyle w:val="Numrodepage"/>
      </w:rPr>
      <w:fldChar w:fldCharType="separate"/>
    </w:r>
    <w:r w:rsidR="009A5682">
      <w:rPr>
        <w:rStyle w:val="Numrodepage"/>
        <w:noProof/>
      </w:rPr>
      <w:t>1</w:t>
    </w:r>
    <w:r w:rsidR="00AC6927" w:rsidRPr="000D146B">
      <w:rPr>
        <w:rStyle w:val="Numrodepage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1A5D" w:rsidRDefault="00C81A5D">
      <w:r>
        <w:separator/>
      </w:r>
    </w:p>
  </w:footnote>
  <w:footnote w:type="continuationSeparator" w:id="0">
    <w:p w:rsidR="00C81A5D" w:rsidRDefault="00C81A5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 w:rsidP="00E90A51">
    <w:pPr>
      <w:pStyle w:val="En-tte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En-tte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87EFC"/>
    <w:multiLevelType w:val="hybridMultilevel"/>
    <w:tmpl w:val="C9901B2C"/>
    <w:lvl w:ilvl="0" w:tplc="15441B9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0EB43B40"/>
    <w:multiLevelType w:val="hybridMultilevel"/>
    <w:tmpl w:val="05E2276C"/>
    <w:lvl w:ilvl="0" w:tplc="C7664C7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5C940F0"/>
    <w:multiLevelType w:val="hybridMultilevel"/>
    <w:tmpl w:val="E7B0F066"/>
    <w:lvl w:ilvl="0" w:tplc="096A839E">
      <w:start w:val="1"/>
      <w:numFmt w:val="bullet"/>
      <w:pStyle w:val="Listepuces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D085040"/>
    <w:multiLevelType w:val="multilevel"/>
    <w:tmpl w:val="43568C52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718" w:hanging="576"/>
      </w:pPr>
      <w:rPr>
        <w:lang w:val="en-US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2DEE4982"/>
    <w:multiLevelType w:val="hybridMultilevel"/>
    <w:tmpl w:val="274ABFC6"/>
    <w:lvl w:ilvl="0" w:tplc="C9EC0842">
      <w:start w:val="1"/>
      <w:numFmt w:val="bullet"/>
      <w:pStyle w:val="Listepuces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>
    <w:nsid w:val="4FEB20EB"/>
    <w:multiLevelType w:val="hybridMultilevel"/>
    <w:tmpl w:val="0B7E3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3BC0A68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A1068FC"/>
    <w:multiLevelType w:val="hybridMultilevel"/>
    <w:tmpl w:val="ADF8B772"/>
    <w:lvl w:ilvl="0" w:tplc="9274F3C6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BF662E"/>
    <w:multiLevelType w:val="hybridMultilevel"/>
    <w:tmpl w:val="0BE815EE"/>
    <w:lvl w:ilvl="0" w:tplc="750E2C9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8706072"/>
    <w:multiLevelType w:val="hybridMultilevel"/>
    <w:tmpl w:val="93244A2C"/>
    <w:lvl w:ilvl="0" w:tplc="026C2DE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2D2087"/>
    <w:multiLevelType w:val="hybridMultilevel"/>
    <w:tmpl w:val="760AF214"/>
    <w:lvl w:ilvl="0" w:tplc="69880EFA">
      <w:start w:val="1"/>
      <w:numFmt w:val="bullet"/>
      <w:pStyle w:val="Listepuces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D577604"/>
    <w:multiLevelType w:val="multilevel"/>
    <w:tmpl w:val="A28EBB00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22"/>
  </w:num>
  <w:num w:numId="4">
    <w:abstractNumId w:val="11"/>
  </w:num>
  <w:num w:numId="5">
    <w:abstractNumId w:val="21"/>
  </w:num>
  <w:num w:numId="6">
    <w:abstractNumId w:val="5"/>
  </w:num>
  <w:num w:numId="7">
    <w:abstractNumId w:val="9"/>
  </w:num>
  <w:num w:numId="8">
    <w:abstractNumId w:val="6"/>
  </w:num>
  <w:num w:numId="9">
    <w:abstractNumId w:val="2"/>
  </w:num>
  <w:num w:numId="10">
    <w:abstractNumId w:val="13"/>
  </w:num>
  <w:num w:numId="11">
    <w:abstractNumId w:val="10"/>
  </w:num>
  <w:num w:numId="12">
    <w:abstractNumId w:val="20"/>
  </w:num>
  <w:num w:numId="13">
    <w:abstractNumId w:val="18"/>
  </w:num>
  <w:num w:numId="14">
    <w:abstractNumId w:val="8"/>
  </w:num>
  <w:num w:numId="15">
    <w:abstractNumId w:val="1"/>
  </w:num>
  <w:num w:numId="16">
    <w:abstractNumId w:val="3"/>
  </w:num>
  <w:num w:numId="17">
    <w:abstractNumId w:val="7"/>
  </w:num>
  <w:num w:numId="18">
    <w:abstractNumId w:val="0"/>
  </w:num>
  <w:num w:numId="19">
    <w:abstractNumId w:val="15"/>
  </w:num>
  <w:num w:numId="20">
    <w:abstractNumId w:val="17"/>
  </w:num>
  <w:num w:numId="21">
    <w:abstractNumId w:val="4"/>
  </w:num>
  <w:num w:numId="22">
    <w:abstractNumId w:val="14"/>
  </w:num>
  <w:num w:numId="23">
    <w:abstractNumId w:val="12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attachedTemplate r:id="rId1"/>
  <w:stylePaneFormatFilter w:val="1F04"/>
  <w:trackRevisions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112642">
      <o:colormru v:ext="edit" colors="#009bcc"/>
      <o:colormenu v:ext="edit" fillcolor="none" strokecolor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C2B"/>
    <w:rsid w:val="000216BC"/>
    <w:rsid w:val="00023DD7"/>
    <w:rsid w:val="00024820"/>
    <w:rsid w:val="00025CA4"/>
    <w:rsid w:val="00026E46"/>
    <w:rsid w:val="000307D2"/>
    <w:rsid w:val="00030934"/>
    <w:rsid w:val="00033406"/>
    <w:rsid w:val="00033CCA"/>
    <w:rsid w:val="00034529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58B"/>
    <w:rsid w:val="00066EB8"/>
    <w:rsid w:val="0007007C"/>
    <w:rsid w:val="00073B60"/>
    <w:rsid w:val="0007438F"/>
    <w:rsid w:val="00074E94"/>
    <w:rsid w:val="000753FA"/>
    <w:rsid w:val="00075AF4"/>
    <w:rsid w:val="00076F79"/>
    <w:rsid w:val="00077725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4CD1"/>
    <w:rsid w:val="000957DA"/>
    <w:rsid w:val="0009664B"/>
    <w:rsid w:val="00096D14"/>
    <w:rsid w:val="00097164"/>
    <w:rsid w:val="000A0D61"/>
    <w:rsid w:val="000A0EF7"/>
    <w:rsid w:val="000A1974"/>
    <w:rsid w:val="000A224B"/>
    <w:rsid w:val="000A302A"/>
    <w:rsid w:val="000A40BE"/>
    <w:rsid w:val="000A4473"/>
    <w:rsid w:val="000A4F37"/>
    <w:rsid w:val="000A611B"/>
    <w:rsid w:val="000B0C34"/>
    <w:rsid w:val="000B525C"/>
    <w:rsid w:val="000B54FE"/>
    <w:rsid w:val="000B586B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468"/>
    <w:rsid w:val="000D7514"/>
    <w:rsid w:val="000D7B56"/>
    <w:rsid w:val="000E0225"/>
    <w:rsid w:val="000E08CB"/>
    <w:rsid w:val="000E0A36"/>
    <w:rsid w:val="000E0B2B"/>
    <w:rsid w:val="000E0D9D"/>
    <w:rsid w:val="000E1558"/>
    <w:rsid w:val="000E2C5C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5388"/>
    <w:rsid w:val="000F7464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6801"/>
    <w:rsid w:val="00136F43"/>
    <w:rsid w:val="00140296"/>
    <w:rsid w:val="00140976"/>
    <w:rsid w:val="00140D91"/>
    <w:rsid w:val="001410E2"/>
    <w:rsid w:val="00141554"/>
    <w:rsid w:val="00142380"/>
    <w:rsid w:val="00142956"/>
    <w:rsid w:val="0014354D"/>
    <w:rsid w:val="0014529E"/>
    <w:rsid w:val="0014586B"/>
    <w:rsid w:val="001462F6"/>
    <w:rsid w:val="00146E2D"/>
    <w:rsid w:val="0015135C"/>
    <w:rsid w:val="001548E0"/>
    <w:rsid w:val="00154917"/>
    <w:rsid w:val="0016021F"/>
    <w:rsid w:val="001618D4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E38"/>
    <w:rsid w:val="00174075"/>
    <w:rsid w:val="00174907"/>
    <w:rsid w:val="0017520A"/>
    <w:rsid w:val="0017636B"/>
    <w:rsid w:val="001766A8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1BD1"/>
    <w:rsid w:val="001921F2"/>
    <w:rsid w:val="00192621"/>
    <w:rsid w:val="0019402D"/>
    <w:rsid w:val="0019538A"/>
    <w:rsid w:val="00195EAF"/>
    <w:rsid w:val="001A0353"/>
    <w:rsid w:val="001A0849"/>
    <w:rsid w:val="001A3113"/>
    <w:rsid w:val="001A4198"/>
    <w:rsid w:val="001A4446"/>
    <w:rsid w:val="001A4D06"/>
    <w:rsid w:val="001A5A03"/>
    <w:rsid w:val="001A5B0A"/>
    <w:rsid w:val="001A5D63"/>
    <w:rsid w:val="001A6772"/>
    <w:rsid w:val="001A7303"/>
    <w:rsid w:val="001B010F"/>
    <w:rsid w:val="001B17E6"/>
    <w:rsid w:val="001B1DF5"/>
    <w:rsid w:val="001B4959"/>
    <w:rsid w:val="001B4F9A"/>
    <w:rsid w:val="001B59FB"/>
    <w:rsid w:val="001B6540"/>
    <w:rsid w:val="001B6924"/>
    <w:rsid w:val="001C1E6C"/>
    <w:rsid w:val="001C1E73"/>
    <w:rsid w:val="001C2608"/>
    <w:rsid w:val="001C28B6"/>
    <w:rsid w:val="001C2F83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5FFD"/>
    <w:rsid w:val="001F6560"/>
    <w:rsid w:val="001F711D"/>
    <w:rsid w:val="001F799C"/>
    <w:rsid w:val="00201355"/>
    <w:rsid w:val="00202CFC"/>
    <w:rsid w:val="00203360"/>
    <w:rsid w:val="00204469"/>
    <w:rsid w:val="0020504E"/>
    <w:rsid w:val="0020574A"/>
    <w:rsid w:val="00206752"/>
    <w:rsid w:val="0020680F"/>
    <w:rsid w:val="00207AEE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9F3"/>
    <w:rsid w:val="00216F0F"/>
    <w:rsid w:val="00217102"/>
    <w:rsid w:val="002171F1"/>
    <w:rsid w:val="002200AE"/>
    <w:rsid w:val="00220C4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1BD"/>
    <w:rsid w:val="00233863"/>
    <w:rsid w:val="002338D8"/>
    <w:rsid w:val="00234AF3"/>
    <w:rsid w:val="0023575E"/>
    <w:rsid w:val="00237348"/>
    <w:rsid w:val="0023739F"/>
    <w:rsid w:val="00237C7D"/>
    <w:rsid w:val="00237F8D"/>
    <w:rsid w:val="00240F43"/>
    <w:rsid w:val="002410DC"/>
    <w:rsid w:val="00241319"/>
    <w:rsid w:val="00242F5D"/>
    <w:rsid w:val="00243C72"/>
    <w:rsid w:val="00244468"/>
    <w:rsid w:val="00244E0F"/>
    <w:rsid w:val="002451DD"/>
    <w:rsid w:val="002452D8"/>
    <w:rsid w:val="00250E4D"/>
    <w:rsid w:val="00251ED9"/>
    <w:rsid w:val="00252F0C"/>
    <w:rsid w:val="002539B8"/>
    <w:rsid w:val="0025476F"/>
    <w:rsid w:val="00255492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0D6E"/>
    <w:rsid w:val="002C1D95"/>
    <w:rsid w:val="002C2122"/>
    <w:rsid w:val="002C3001"/>
    <w:rsid w:val="002C5822"/>
    <w:rsid w:val="002C5A49"/>
    <w:rsid w:val="002C7AC1"/>
    <w:rsid w:val="002D0117"/>
    <w:rsid w:val="002D143A"/>
    <w:rsid w:val="002D17B6"/>
    <w:rsid w:val="002D1CCE"/>
    <w:rsid w:val="002D2216"/>
    <w:rsid w:val="002D61A0"/>
    <w:rsid w:val="002D755E"/>
    <w:rsid w:val="002E0248"/>
    <w:rsid w:val="002E02FC"/>
    <w:rsid w:val="002E03A3"/>
    <w:rsid w:val="002E0642"/>
    <w:rsid w:val="002E18E3"/>
    <w:rsid w:val="002E1991"/>
    <w:rsid w:val="002E1AD2"/>
    <w:rsid w:val="002E2E7F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5CDB"/>
    <w:rsid w:val="002F6682"/>
    <w:rsid w:val="002F7C6A"/>
    <w:rsid w:val="00300172"/>
    <w:rsid w:val="00301280"/>
    <w:rsid w:val="003027AD"/>
    <w:rsid w:val="003027EA"/>
    <w:rsid w:val="00302C6C"/>
    <w:rsid w:val="00305172"/>
    <w:rsid w:val="00305FB0"/>
    <w:rsid w:val="003060B8"/>
    <w:rsid w:val="0030707D"/>
    <w:rsid w:val="00307C04"/>
    <w:rsid w:val="00311AFA"/>
    <w:rsid w:val="0031217D"/>
    <w:rsid w:val="003128ED"/>
    <w:rsid w:val="00313615"/>
    <w:rsid w:val="00313909"/>
    <w:rsid w:val="003143B3"/>
    <w:rsid w:val="00314400"/>
    <w:rsid w:val="00314D8E"/>
    <w:rsid w:val="0031754F"/>
    <w:rsid w:val="003220B2"/>
    <w:rsid w:val="00322415"/>
    <w:rsid w:val="00322803"/>
    <w:rsid w:val="00324583"/>
    <w:rsid w:val="003247EA"/>
    <w:rsid w:val="00325A39"/>
    <w:rsid w:val="003270FD"/>
    <w:rsid w:val="00327682"/>
    <w:rsid w:val="00327702"/>
    <w:rsid w:val="00327AC9"/>
    <w:rsid w:val="003301C6"/>
    <w:rsid w:val="00330A8B"/>
    <w:rsid w:val="0033298F"/>
    <w:rsid w:val="00333873"/>
    <w:rsid w:val="00335094"/>
    <w:rsid w:val="00335534"/>
    <w:rsid w:val="003360F8"/>
    <w:rsid w:val="00336362"/>
    <w:rsid w:val="00336CC7"/>
    <w:rsid w:val="00337A28"/>
    <w:rsid w:val="003407C3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57269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B0F"/>
    <w:rsid w:val="003A0B77"/>
    <w:rsid w:val="003A2117"/>
    <w:rsid w:val="003A34E8"/>
    <w:rsid w:val="003A3D24"/>
    <w:rsid w:val="003A4458"/>
    <w:rsid w:val="003A575E"/>
    <w:rsid w:val="003A5DA4"/>
    <w:rsid w:val="003B13F3"/>
    <w:rsid w:val="003B191F"/>
    <w:rsid w:val="003B2609"/>
    <w:rsid w:val="003B30D0"/>
    <w:rsid w:val="003B469F"/>
    <w:rsid w:val="003C0610"/>
    <w:rsid w:val="003C0FEF"/>
    <w:rsid w:val="003C12E2"/>
    <w:rsid w:val="003C37CA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29C4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1778E"/>
    <w:rsid w:val="00421CB6"/>
    <w:rsid w:val="00422F85"/>
    <w:rsid w:val="00423D82"/>
    <w:rsid w:val="0042424F"/>
    <w:rsid w:val="0042445F"/>
    <w:rsid w:val="004245A5"/>
    <w:rsid w:val="004245FD"/>
    <w:rsid w:val="00427486"/>
    <w:rsid w:val="00427F0F"/>
    <w:rsid w:val="00430395"/>
    <w:rsid w:val="00430BF6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4CE0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39"/>
    <w:rsid w:val="00462DA3"/>
    <w:rsid w:val="00463E35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2DBC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C52"/>
    <w:rsid w:val="00487F3B"/>
    <w:rsid w:val="0049047E"/>
    <w:rsid w:val="00490982"/>
    <w:rsid w:val="0049113D"/>
    <w:rsid w:val="00491B5E"/>
    <w:rsid w:val="004943C0"/>
    <w:rsid w:val="004943C7"/>
    <w:rsid w:val="00495CF3"/>
    <w:rsid w:val="00497184"/>
    <w:rsid w:val="004A3178"/>
    <w:rsid w:val="004A3997"/>
    <w:rsid w:val="004A44C5"/>
    <w:rsid w:val="004A4C27"/>
    <w:rsid w:val="004A4CC8"/>
    <w:rsid w:val="004A4E35"/>
    <w:rsid w:val="004A53F3"/>
    <w:rsid w:val="004A58B2"/>
    <w:rsid w:val="004A7A15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005"/>
    <w:rsid w:val="004F0E36"/>
    <w:rsid w:val="004F3D50"/>
    <w:rsid w:val="004F4F1A"/>
    <w:rsid w:val="004F53DC"/>
    <w:rsid w:val="004F54EB"/>
    <w:rsid w:val="004F6578"/>
    <w:rsid w:val="00501A9C"/>
    <w:rsid w:val="00502290"/>
    <w:rsid w:val="0050348F"/>
    <w:rsid w:val="0050350E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11"/>
    <w:rsid w:val="005275BE"/>
    <w:rsid w:val="00527CE5"/>
    <w:rsid w:val="00527EFF"/>
    <w:rsid w:val="0053080E"/>
    <w:rsid w:val="0053221B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50C1C"/>
    <w:rsid w:val="005510ED"/>
    <w:rsid w:val="00554334"/>
    <w:rsid w:val="00556402"/>
    <w:rsid w:val="00556DC6"/>
    <w:rsid w:val="00556E3E"/>
    <w:rsid w:val="0055770A"/>
    <w:rsid w:val="00557981"/>
    <w:rsid w:val="005612A5"/>
    <w:rsid w:val="00563953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39B8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5FE7"/>
    <w:rsid w:val="005C766B"/>
    <w:rsid w:val="005D1042"/>
    <w:rsid w:val="005D1B96"/>
    <w:rsid w:val="005D2D61"/>
    <w:rsid w:val="005D53A1"/>
    <w:rsid w:val="005D5CA2"/>
    <w:rsid w:val="005D72B9"/>
    <w:rsid w:val="005D7949"/>
    <w:rsid w:val="005D7F80"/>
    <w:rsid w:val="005E0DDA"/>
    <w:rsid w:val="005E0DDD"/>
    <w:rsid w:val="005E20E9"/>
    <w:rsid w:val="005E2FF4"/>
    <w:rsid w:val="005E4069"/>
    <w:rsid w:val="005E406C"/>
    <w:rsid w:val="005E40B1"/>
    <w:rsid w:val="005E5145"/>
    <w:rsid w:val="005E5A25"/>
    <w:rsid w:val="005E5C12"/>
    <w:rsid w:val="005E5CD6"/>
    <w:rsid w:val="005E6031"/>
    <w:rsid w:val="005E641D"/>
    <w:rsid w:val="005E660C"/>
    <w:rsid w:val="005E6FCA"/>
    <w:rsid w:val="005E7807"/>
    <w:rsid w:val="005F0626"/>
    <w:rsid w:val="005F094F"/>
    <w:rsid w:val="005F1260"/>
    <w:rsid w:val="005F3D68"/>
    <w:rsid w:val="005F5016"/>
    <w:rsid w:val="005F7250"/>
    <w:rsid w:val="005F7FAB"/>
    <w:rsid w:val="00601B5F"/>
    <w:rsid w:val="00605B72"/>
    <w:rsid w:val="00605BDB"/>
    <w:rsid w:val="006069B8"/>
    <w:rsid w:val="00610C21"/>
    <w:rsid w:val="00610D58"/>
    <w:rsid w:val="00611376"/>
    <w:rsid w:val="006121E2"/>
    <w:rsid w:val="0061261E"/>
    <w:rsid w:val="0061372B"/>
    <w:rsid w:val="00615265"/>
    <w:rsid w:val="00616E1C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902"/>
    <w:rsid w:val="00627FD5"/>
    <w:rsid w:val="006309CB"/>
    <w:rsid w:val="006315F3"/>
    <w:rsid w:val="00631DC6"/>
    <w:rsid w:val="00633050"/>
    <w:rsid w:val="0063451C"/>
    <w:rsid w:val="006354B4"/>
    <w:rsid w:val="00635FA0"/>
    <w:rsid w:val="00640697"/>
    <w:rsid w:val="00641A03"/>
    <w:rsid w:val="00641B96"/>
    <w:rsid w:val="00641C91"/>
    <w:rsid w:val="00641F99"/>
    <w:rsid w:val="00642E79"/>
    <w:rsid w:val="006433FF"/>
    <w:rsid w:val="0064430D"/>
    <w:rsid w:val="00644AB2"/>
    <w:rsid w:val="00646AB8"/>
    <w:rsid w:val="00646E35"/>
    <w:rsid w:val="00647469"/>
    <w:rsid w:val="00647838"/>
    <w:rsid w:val="00647A25"/>
    <w:rsid w:val="006512DD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4ABE"/>
    <w:rsid w:val="00674FA9"/>
    <w:rsid w:val="00675349"/>
    <w:rsid w:val="00675739"/>
    <w:rsid w:val="006779FA"/>
    <w:rsid w:val="006806DD"/>
    <w:rsid w:val="00680ED9"/>
    <w:rsid w:val="00681118"/>
    <w:rsid w:val="00681F4A"/>
    <w:rsid w:val="0068218A"/>
    <w:rsid w:val="006823A0"/>
    <w:rsid w:val="006845DF"/>
    <w:rsid w:val="006865A1"/>
    <w:rsid w:val="00690D02"/>
    <w:rsid w:val="0069281C"/>
    <w:rsid w:val="00694203"/>
    <w:rsid w:val="0069574A"/>
    <w:rsid w:val="00697E24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333A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E00A5"/>
    <w:rsid w:val="006E11E6"/>
    <w:rsid w:val="006E13EB"/>
    <w:rsid w:val="006E21D4"/>
    <w:rsid w:val="006E21D8"/>
    <w:rsid w:val="006E3B9D"/>
    <w:rsid w:val="006E3DD6"/>
    <w:rsid w:val="006E42DC"/>
    <w:rsid w:val="006E47DE"/>
    <w:rsid w:val="006E5C7C"/>
    <w:rsid w:val="006E64FD"/>
    <w:rsid w:val="006E6CF3"/>
    <w:rsid w:val="006E6D50"/>
    <w:rsid w:val="006E76BB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1274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588"/>
    <w:rsid w:val="00711C32"/>
    <w:rsid w:val="007127AA"/>
    <w:rsid w:val="00714104"/>
    <w:rsid w:val="007155A7"/>
    <w:rsid w:val="0071734A"/>
    <w:rsid w:val="00721061"/>
    <w:rsid w:val="007211F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0EED"/>
    <w:rsid w:val="0076248A"/>
    <w:rsid w:val="00765E87"/>
    <w:rsid w:val="007662CF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2A1"/>
    <w:rsid w:val="00790E2A"/>
    <w:rsid w:val="00791575"/>
    <w:rsid w:val="00791DAA"/>
    <w:rsid w:val="00792E9D"/>
    <w:rsid w:val="00794D98"/>
    <w:rsid w:val="00794E59"/>
    <w:rsid w:val="0079654B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3100"/>
    <w:rsid w:val="007A434C"/>
    <w:rsid w:val="007A45C8"/>
    <w:rsid w:val="007A4F00"/>
    <w:rsid w:val="007A5069"/>
    <w:rsid w:val="007A5543"/>
    <w:rsid w:val="007A55F0"/>
    <w:rsid w:val="007A63F9"/>
    <w:rsid w:val="007A77F6"/>
    <w:rsid w:val="007B0C46"/>
    <w:rsid w:val="007B15A3"/>
    <w:rsid w:val="007B1FC9"/>
    <w:rsid w:val="007B226A"/>
    <w:rsid w:val="007B23D3"/>
    <w:rsid w:val="007B32EE"/>
    <w:rsid w:val="007B4372"/>
    <w:rsid w:val="007B4AF8"/>
    <w:rsid w:val="007B4C5D"/>
    <w:rsid w:val="007B6CF0"/>
    <w:rsid w:val="007B715C"/>
    <w:rsid w:val="007B7366"/>
    <w:rsid w:val="007B7B39"/>
    <w:rsid w:val="007C0A6E"/>
    <w:rsid w:val="007C13F4"/>
    <w:rsid w:val="007C2216"/>
    <w:rsid w:val="007C27C0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3EC6"/>
    <w:rsid w:val="007E43C7"/>
    <w:rsid w:val="007E48CA"/>
    <w:rsid w:val="007E6DCE"/>
    <w:rsid w:val="007E7D7F"/>
    <w:rsid w:val="007F0059"/>
    <w:rsid w:val="007F07BF"/>
    <w:rsid w:val="007F1891"/>
    <w:rsid w:val="007F1F92"/>
    <w:rsid w:val="007F2B70"/>
    <w:rsid w:val="007F3512"/>
    <w:rsid w:val="007F4F11"/>
    <w:rsid w:val="007F5B29"/>
    <w:rsid w:val="007F6F52"/>
    <w:rsid w:val="007F79EF"/>
    <w:rsid w:val="00800F3F"/>
    <w:rsid w:val="00802335"/>
    <w:rsid w:val="00803DC9"/>
    <w:rsid w:val="00805926"/>
    <w:rsid w:val="0080789E"/>
    <w:rsid w:val="00810A0E"/>
    <w:rsid w:val="00812C06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3601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6E49"/>
    <w:rsid w:val="00850023"/>
    <w:rsid w:val="008507F3"/>
    <w:rsid w:val="008509BD"/>
    <w:rsid w:val="00852D23"/>
    <w:rsid w:val="0085351C"/>
    <w:rsid w:val="00855D62"/>
    <w:rsid w:val="00857346"/>
    <w:rsid w:val="0085799C"/>
    <w:rsid w:val="00857AAE"/>
    <w:rsid w:val="00860846"/>
    <w:rsid w:val="00860C7D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415"/>
    <w:rsid w:val="00872E6F"/>
    <w:rsid w:val="00872EA3"/>
    <w:rsid w:val="008769C3"/>
    <w:rsid w:val="00876B30"/>
    <w:rsid w:val="00876B9B"/>
    <w:rsid w:val="00877571"/>
    <w:rsid w:val="00880BFF"/>
    <w:rsid w:val="00883320"/>
    <w:rsid w:val="00883A62"/>
    <w:rsid w:val="0088459A"/>
    <w:rsid w:val="00884DB3"/>
    <w:rsid w:val="00886114"/>
    <w:rsid w:val="00887EBE"/>
    <w:rsid w:val="0089168C"/>
    <w:rsid w:val="008927C6"/>
    <w:rsid w:val="008937E3"/>
    <w:rsid w:val="00893ECA"/>
    <w:rsid w:val="00894C26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C04EA"/>
    <w:rsid w:val="008C07A1"/>
    <w:rsid w:val="008C0A20"/>
    <w:rsid w:val="008C1613"/>
    <w:rsid w:val="008C27F1"/>
    <w:rsid w:val="008C47D1"/>
    <w:rsid w:val="008C5A6A"/>
    <w:rsid w:val="008C75F0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A5E"/>
    <w:rsid w:val="008F1CE4"/>
    <w:rsid w:val="008F3A9E"/>
    <w:rsid w:val="008F46AD"/>
    <w:rsid w:val="008F5E6F"/>
    <w:rsid w:val="008F7FCC"/>
    <w:rsid w:val="0090062C"/>
    <w:rsid w:val="00900697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09E2"/>
    <w:rsid w:val="00911007"/>
    <w:rsid w:val="00914B4D"/>
    <w:rsid w:val="0091519C"/>
    <w:rsid w:val="0091600D"/>
    <w:rsid w:val="00916E4B"/>
    <w:rsid w:val="00916FBB"/>
    <w:rsid w:val="00916FE7"/>
    <w:rsid w:val="00917317"/>
    <w:rsid w:val="00922F52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A99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57EA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28B9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5682"/>
    <w:rsid w:val="009A6DC4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5AB7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25E0"/>
    <w:rsid w:val="009D4681"/>
    <w:rsid w:val="009D5191"/>
    <w:rsid w:val="009D56E6"/>
    <w:rsid w:val="009D6431"/>
    <w:rsid w:val="009D687B"/>
    <w:rsid w:val="009D7006"/>
    <w:rsid w:val="009E08B4"/>
    <w:rsid w:val="009E0B5D"/>
    <w:rsid w:val="009F06B5"/>
    <w:rsid w:val="009F0E78"/>
    <w:rsid w:val="009F1858"/>
    <w:rsid w:val="009F263B"/>
    <w:rsid w:val="009F363A"/>
    <w:rsid w:val="009F3E9E"/>
    <w:rsid w:val="009F4ED4"/>
    <w:rsid w:val="009F5108"/>
    <w:rsid w:val="00A004A0"/>
    <w:rsid w:val="00A009D3"/>
    <w:rsid w:val="00A00EC3"/>
    <w:rsid w:val="00A011DF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A5F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A83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1D2"/>
    <w:rsid w:val="00A83627"/>
    <w:rsid w:val="00A85732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A1A"/>
    <w:rsid w:val="00AB0FBE"/>
    <w:rsid w:val="00AB526D"/>
    <w:rsid w:val="00AB55C7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C6927"/>
    <w:rsid w:val="00AD05E9"/>
    <w:rsid w:val="00AD0DE4"/>
    <w:rsid w:val="00AD125A"/>
    <w:rsid w:val="00AD2E32"/>
    <w:rsid w:val="00AD3E46"/>
    <w:rsid w:val="00AD4DE2"/>
    <w:rsid w:val="00AD5A0A"/>
    <w:rsid w:val="00AD72C0"/>
    <w:rsid w:val="00AD754E"/>
    <w:rsid w:val="00AD7C75"/>
    <w:rsid w:val="00AD7C8C"/>
    <w:rsid w:val="00AE16C7"/>
    <w:rsid w:val="00AE1A45"/>
    <w:rsid w:val="00AE1B8A"/>
    <w:rsid w:val="00AE39EF"/>
    <w:rsid w:val="00AE7209"/>
    <w:rsid w:val="00AE7560"/>
    <w:rsid w:val="00AE79B8"/>
    <w:rsid w:val="00AF0D55"/>
    <w:rsid w:val="00AF1789"/>
    <w:rsid w:val="00AF1B9D"/>
    <w:rsid w:val="00AF2A9B"/>
    <w:rsid w:val="00AF3100"/>
    <w:rsid w:val="00AF39FB"/>
    <w:rsid w:val="00AF4343"/>
    <w:rsid w:val="00AF5FB7"/>
    <w:rsid w:val="00AF69C3"/>
    <w:rsid w:val="00AF73D3"/>
    <w:rsid w:val="00AF7EB3"/>
    <w:rsid w:val="00B0186E"/>
    <w:rsid w:val="00B022A3"/>
    <w:rsid w:val="00B0268C"/>
    <w:rsid w:val="00B07302"/>
    <w:rsid w:val="00B07E42"/>
    <w:rsid w:val="00B10215"/>
    <w:rsid w:val="00B10E3B"/>
    <w:rsid w:val="00B121A7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195B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60CC"/>
    <w:rsid w:val="00B9675D"/>
    <w:rsid w:val="00B969A6"/>
    <w:rsid w:val="00B9724F"/>
    <w:rsid w:val="00B978DF"/>
    <w:rsid w:val="00B979EF"/>
    <w:rsid w:val="00BA37DB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C7A8A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4C9B"/>
    <w:rsid w:val="00C24CA2"/>
    <w:rsid w:val="00C25A06"/>
    <w:rsid w:val="00C27F72"/>
    <w:rsid w:val="00C31563"/>
    <w:rsid w:val="00C3263E"/>
    <w:rsid w:val="00C33194"/>
    <w:rsid w:val="00C35BA1"/>
    <w:rsid w:val="00C37209"/>
    <w:rsid w:val="00C37590"/>
    <w:rsid w:val="00C37B37"/>
    <w:rsid w:val="00C405B5"/>
    <w:rsid w:val="00C4065C"/>
    <w:rsid w:val="00C40D80"/>
    <w:rsid w:val="00C41C1E"/>
    <w:rsid w:val="00C43B08"/>
    <w:rsid w:val="00C43F29"/>
    <w:rsid w:val="00C43F2E"/>
    <w:rsid w:val="00C44CA0"/>
    <w:rsid w:val="00C45F82"/>
    <w:rsid w:val="00C4632B"/>
    <w:rsid w:val="00C47704"/>
    <w:rsid w:val="00C51280"/>
    <w:rsid w:val="00C51593"/>
    <w:rsid w:val="00C516F1"/>
    <w:rsid w:val="00C51B8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1A5D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18B0"/>
    <w:rsid w:val="00C93916"/>
    <w:rsid w:val="00C943C8"/>
    <w:rsid w:val="00C94DE5"/>
    <w:rsid w:val="00C953A7"/>
    <w:rsid w:val="00C957FF"/>
    <w:rsid w:val="00C96769"/>
    <w:rsid w:val="00C96B74"/>
    <w:rsid w:val="00CA01E9"/>
    <w:rsid w:val="00CA1746"/>
    <w:rsid w:val="00CA2375"/>
    <w:rsid w:val="00CA3912"/>
    <w:rsid w:val="00CA4752"/>
    <w:rsid w:val="00CA5226"/>
    <w:rsid w:val="00CB00AA"/>
    <w:rsid w:val="00CB0C82"/>
    <w:rsid w:val="00CB0D2D"/>
    <w:rsid w:val="00CB219F"/>
    <w:rsid w:val="00CB22CA"/>
    <w:rsid w:val="00CB2882"/>
    <w:rsid w:val="00CB4750"/>
    <w:rsid w:val="00CB47B5"/>
    <w:rsid w:val="00CB5B7C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79D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666B"/>
    <w:rsid w:val="00D07027"/>
    <w:rsid w:val="00D073B2"/>
    <w:rsid w:val="00D0781B"/>
    <w:rsid w:val="00D11353"/>
    <w:rsid w:val="00D11707"/>
    <w:rsid w:val="00D124CF"/>
    <w:rsid w:val="00D1305A"/>
    <w:rsid w:val="00D130EE"/>
    <w:rsid w:val="00D13F94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3BBD"/>
    <w:rsid w:val="00D34BED"/>
    <w:rsid w:val="00D34F6E"/>
    <w:rsid w:val="00D36839"/>
    <w:rsid w:val="00D36D7D"/>
    <w:rsid w:val="00D37878"/>
    <w:rsid w:val="00D37F40"/>
    <w:rsid w:val="00D40995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1A2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29AA"/>
    <w:rsid w:val="00DA3D4E"/>
    <w:rsid w:val="00DA4098"/>
    <w:rsid w:val="00DA40B4"/>
    <w:rsid w:val="00DA412E"/>
    <w:rsid w:val="00DA43BE"/>
    <w:rsid w:val="00DA50F0"/>
    <w:rsid w:val="00DA5844"/>
    <w:rsid w:val="00DA78EE"/>
    <w:rsid w:val="00DB0BE6"/>
    <w:rsid w:val="00DB0EA3"/>
    <w:rsid w:val="00DB111B"/>
    <w:rsid w:val="00DB2119"/>
    <w:rsid w:val="00DB24FC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58DB"/>
    <w:rsid w:val="00DC60E5"/>
    <w:rsid w:val="00DC6AD9"/>
    <w:rsid w:val="00DC6C2D"/>
    <w:rsid w:val="00DC7178"/>
    <w:rsid w:val="00DC72BC"/>
    <w:rsid w:val="00DC77B1"/>
    <w:rsid w:val="00DD0498"/>
    <w:rsid w:val="00DD05F5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6463"/>
    <w:rsid w:val="00E26698"/>
    <w:rsid w:val="00E26C2A"/>
    <w:rsid w:val="00E30166"/>
    <w:rsid w:val="00E304D3"/>
    <w:rsid w:val="00E3101B"/>
    <w:rsid w:val="00E313F3"/>
    <w:rsid w:val="00E3337A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482B"/>
    <w:rsid w:val="00E45F0E"/>
    <w:rsid w:val="00E45FE8"/>
    <w:rsid w:val="00E46518"/>
    <w:rsid w:val="00E47640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591D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219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27E"/>
    <w:rsid w:val="00EC5ACA"/>
    <w:rsid w:val="00EC6099"/>
    <w:rsid w:val="00EC660E"/>
    <w:rsid w:val="00EC7330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33F6"/>
    <w:rsid w:val="00EE39C1"/>
    <w:rsid w:val="00EE3CCF"/>
    <w:rsid w:val="00EE44FF"/>
    <w:rsid w:val="00EE567C"/>
    <w:rsid w:val="00EE5A0C"/>
    <w:rsid w:val="00EE6D34"/>
    <w:rsid w:val="00EF0869"/>
    <w:rsid w:val="00EF08B1"/>
    <w:rsid w:val="00EF0BD3"/>
    <w:rsid w:val="00EF0BF4"/>
    <w:rsid w:val="00EF10E0"/>
    <w:rsid w:val="00EF6417"/>
    <w:rsid w:val="00EF6AAC"/>
    <w:rsid w:val="00EF79D8"/>
    <w:rsid w:val="00F00A40"/>
    <w:rsid w:val="00F021B7"/>
    <w:rsid w:val="00F0335C"/>
    <w:rsid w:val="00F05B64"/>
    <w:rsid w:val="00F05D7A"/>
    <w:rsid w:val="00F100E1"/>
    <w:rsid w:val="00F107CB"/>
    <w:rsid w:val="00F1269D"/>
    <w:rsid w:val="00F14F92"/>
    <w:rsid w:val="00F15271"/>
    <w:rsid w:val="00F154D3"/>
    <w:rsid w:val="00F17F65"/>
    <w:rsid w:val="00F2027E"/>
    <w:rsid w:val="00F203E5"/>
    <w:rsid w:val="00F212E9"/>
    <w:rsid w:val="00F215CA"/>
    <w:rsid w:val="00F21629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7D4"/>
    <w:rsid w:val="00F304C2"/>
    <w:rsid w:val="00F30EDC"/>
    <w:rsid w:val="00F31102"/>
    <w:rsid w:val="00F314AA"/>
    <w:rsid w:val="00F32132"/>
    <w:rsid w:val="00F41270"/>
    <w:rsid w:val="00F415E7"/>
    <w:rsid w:val="00F421B1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D59"/>
    <w:rsid w:val="00F70E36"/>
    <w:rsid w:val="00F717C9"/>
    <w:rsid w:val="00F73397"/>
    <w:rsid w:val="00F74CA7"/>
    <w:rsid w:val="00F75D89"/>
    <w:rsid w:val="00F76F51"/>
    <w:rsid w:val="00F82817"/>
    <w:rsid w:val="00F86057"/>
    <w:rsid w:val="00F876C0"/>
    <w:rsid w:val="00F877F9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63F7"/>
    <w:rsid w:val="00FA6DC6"/>
    <w:rsid w:val="00FA6F5C"/>
    <w:rsid w:val="00FB072A"/>
    <w:rsid w:val="00FB0F86"/>
    <w:rsid w:val="00FB12A4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8A5"/>
    <w:rsid w:val="00FC4976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E1A12"/>
    <w:rsid w:val="00FE271C"/>
    <w:rsid w:val="00FE2766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471A"/>
    <w:rsid w:val="00FF5CA7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42">
      <o:colormru v:ext="edit" colors="#009bcc"/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Titre1">
    <w:name w:val="heading 1"/>
    <w:aliases w:val="H1,HD1"/>
    <w:basedOn w:val="Normal"/>
    <w:next w:val="Titre2"/>
    <w:link w:val="Titre1C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Titre2">
    <w:name w:val="heading 2"/>
    <w:aliases w:val="H2"/>
    <w:basedOn w:val="Normal"/>
    <w:next w:val="Normal"/>
    <w:link w:val="Titre2Car"/>
    <w:qFormat/>
    <w:rsid w:val="00821966"/>
    <w:pPr>
      <w:keepNext/>
      <w:numPr>
        <w:ilvl w:val="1"/>
        <w:numId w:val="1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Titre3">
    <w:name w:val="heading 3"/>
    <w:aliases w:val="H3"/>
    <w:basedOn w:val="Normal"/>
    <w:next w:val="Normal"/>
    <w:qFormat/>
    <w:rsid w:val="00E92A17"/>
    <w:pPr>
      <w:keepNext/>
      <w:numPr>
        <w:ilvl w:val="2"/>
        <w:numId w:val="1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Titre4">
    <w:name w:val="heading 4"/>
    <w:aliases w:val="H4"/>
    <w:basedOn w:val="Normal"/>
    <w:next w:val="Normal"/>
    <w:link w:val="Titre4Car"/>
    <w:qFormat/>
    <w:rsid w:val="00E92A17"/>
    <w:pPr>
      <w:keepNext/>
      <w:numPr>
        <w:ilvl w:val="3"/>
        <w:numId w:val="17"/>
      </w:numPr>
      <w:spacing w:before="180"/>
      <w:outlineLvl w:val="3"/>
    </w:pPr>
    <w:rPr>
      <w:b/>
      <w:bCs/>
      <w:color w:val="000000" w:themeColor="text1"/>
    </w:rPr>
  </w:style>
  <w:style w:type="paragraph" w:styleId="Titre5">
    <w:name w:val="heading 5"/>
    <w:aliases w:val="H5"/>
    <w:basedOn w:val="Normal"/>
    <w:next w:val="Normal"/>
    <w:qFormat/>
    <w:rsid w:val="00D7689E"/>
    <w:pPr>
      <w:keepNext/>
      <w:numPr>
        <w:ilvl w:val="4"/>
        <w:numId w:val="17"/>
      </w:numPr>
      <w:spacing w:before="160"/>
      <w:outlineLvl w:val="4"/>
    </w:pPr>
    <w:rPr>
      <w:i/>
      <w:iCs/>
      <w:color w:val="004D66" w:themeColor="text2" w:themeShade="80"/>
    </w:rPr>
  </w:style>
  <w:style w:type="paragraph" w:styleId="Titre6">
    <w:name w:val="heading 6"/>
    <w:basedOn w:val="Normal"/>
    <w:next w:val="Normal"/>
    <w:qFormat/>
    <w:rsid w:val="00D7689E"/>
    <w:pPr>
      <w:keepNext/>
      <w:keepLines/>
      <w:numPr>
        <w:ilvl w:val="5"/>
        <w:numId w:val="17"/>
      </w:numPr>
      <w:outlineLvl w:val="5"/>
    </w:pPr>
    <w:rPr>
      <w:color w:val="004D66" w:themeColor="text2" w:themeShade="80"/>
      <w:u w:val="single"/>
    </w:rPr>
  </w:style>
  <w:style w:type="paragraph" w:styleId="Titre7">
    <w:name w:val="heading 7"/>
    <w:basedOn w:val="Normal"/>
    <w:next w:val="Normal"/>
    <w:qFormat/>
    <w:rsid w:val="00ED3857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D3857"/>
    <w:pPr>
      <w:numPr>
        <w:ilvl w:val="7"/>
        <w:numId w:val="17"/>
      </w:numPr>
      <w:spacing w:after="120"/>
      <w:outlineLvl w:val="7"/>
    </w:pPr>
    <w:rPr>
      <w:b/>
      <w:bCs/>
      <w:smallCaps/>
    </w:rPr>
  </w:style>
  <w:style w:type="paragraph" w:styleId="Titre9">
    <w:name w:val="heading 9"/>
    <w:basedOn w:val="Normal"/>
    <w:next w:val="Normal"/>
    <w:qFormat/>
    <w:rsid w:val="00ED3857"/>
    <w:pPr>
      <w:numPr>
        <w:ilvl w:val="8"/>
        <w:numId w:val="17"/>
      </w:numPr>
      <w:spacing w:before="240" w:after="60"/>
      <w:outlineLvl w:val="8"/>
    </w:pPr>
    <w:rPr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HD1 Car"/>
    <w:basedOn w:val="Policepardfaut"/>
    <w:link w:val="Titre1"/>
    <w:uiPriority w:val="9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Textedebulles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ED3857"/>
    <w:rPr>
      <w:b/>
      <w:bCs/>
    </w:rPr>
  </w:style>
  <w:style w:type="character" w:styleId="Marquedecommentaire">
    <w:name w:val="annotation reference"/>
    <w:basedOn w:val="Policepardfaut"/>
    <w:semiHidden/>
    <w:rsid w:val="00ED3857"/>
    <w:rPr>
      <w:sz w:val="16"/>
      <w:szCs w:val="16"/>
    </w:rPr>
  </w:style>
  <w:style w:type="paragraph" w:styleId="Commentaire">
    <w:name w:val="annotation text"/>
    <w:basedOn w:val="Normal"/>
    <w:link w:val="CommentaireCar"/>
    <w:rsid w:val="00ED3857"/>
    <w:rPr>
      <w:rFonts w:ascii="Times New Roman" w:hAnsi="Times New Roman"/>
    </w:rPr>
  </w:style>
  <w:style w:type="paragraph" w:styleId="Objetducommentaire">
    <w:name w:val="annotation subject"/>
    <w:basedOn w:val="Commentaire"/>
    <w:next w:val="Commentaire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Titre1"/>
    <w:rsid w:val="00ED3857"/>
    <w:pPr>
      <w:spacing w:after="400"/>
    </w:pPr>
  </w:style>
  <w:style w:type="character" w:styleId="lev">
    <w:name w:val="Strong"/>
    <w:basedOn w:val="Policepardfaut"/>
    <w:uiPriority w:val="22"/>
    <w:qFormat/>
    <w:rsid w:val="00ED3857"/>
    <w:rPr>
      <w:b/>
      <w:bCs/>
      <w:color w:val="009BCC"/>
    </w:rPr>
  </w:style>
  <w:style w:type="paragraph" w:styleId="Pieddepage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Appelnotedebasdep">
    <w:name w:val="footnote reference"/>
    <w:basedOn w:val="Policepardfaut"/>
    <w:semiHidden/>
    <w:rsid w:val="00ED3857"/>
    <w:rPr>
      <w:vertAlign w:val="superscript"/>
    </w:rPr>
  </w:style>
  <w:style w:type="paragraph" w:styleId="Notedebasdepage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En-tte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Lienhypertexte">
    <w:name w:val="Hyperlink"/>
    <w:basedOn w:val="Policepardfaut"/>
    <w:uiPriority w:val="99"/>
    <w:rsid w:val="00821966"/>
    <w:rPr>
      <w:color w:val="FFBC1D" w:themeColor="accent1"/>
      <w:u w:val="single"/>
    </w:rPr>
  </w:style>
  <w:style w:type="paragraph" w:styleId="Listepuces">
    <w:name w:val="List Bullet"/>
    <w:basedOn w:val="Normal"/>
    <w:link w:val="ListepucesC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epucesCar">
    <w:name w:val="Liste à puces Car"/>
    <w:basedOn w:val="Policepardfaut"/>
    <w:link w:val="Listepuces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Policepardfau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Policepardfaut"/>
    <w:link w:val="TableBullets"/>
    <w:rsid w:val="00AF1789"/>
    <w:rPr>
      <w:rFonts w:ascii="Arial" w:eastAsia="Arial" w:hAnsi="Arial" w:cs="Arial"/>
      <w:lang w:val="en-GB"/>
    </w:rPr>
  </w:style>
  <w:style w:type="paragraph" w:styleId="TM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M1">
    <w:name w:val="toc 1"/>
    <w:basedOn w:val="Normal"/>
    <w:next w:val="Normal"/>
    <w:autoRedefine/>
    <w:uiPriority w:val="39"/>
    <w:qFormat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M2">
    <w:name w:val="toc 2"/>
    <w:basedOn w:val="Normal"/>
    <w:next w:val="Normal"/>
    <w:autoRedefine/>
    <w:uiPriority w:val="39"/>
    <w:rsid w:val="00BA37DB"/>
    <w:pPr>
      <w:tabs>
        <w:tab w:val="left" w:pos="880"/>
        <w:tab w:val="left" w:pos="1152"/>
        <w:tab w:val="right" w:leader="dot" w:pos="8640"/>
        <w:tab w:val="right" w:leader="dot" w:pos="9016"/>
      </w:tabs>
      <w:ind w:left="648" w:right="288" w:hanging="648"/>
    </w:pPr>
    <w:rPr>
      <w:noProof/>
    </w:rPr>
  </w:style>
  <w:style w:type="paragraph" w:styleId="TM3">
    <w:name w:val="toc 3"/>
    <w:basedOn w:val="TM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M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M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M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M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M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epuces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epuces2">
    <w:name w:val="List Bullet 2"/>
    <w:basedOn w:val="Normal"/>
    <w:link w:val="Listepuces2C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epuces2Car">
    <w:name w:val="Liste à puces 2 Car"/>
    <w:basedOn w:val="Policepardfaut"/>
    <w:link w:val="Listepuces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epuces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epuces2Car"/>
    <w:link w:val="ListBullet2Space"/>
    <w:rsid w:val="00AF1789"/>
  </w:style>
  <w:style w:type="paragraph" w:styleId="Listepuces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epuces3"/>
    <w:rsid w:val="00ED3857"/>
    <w:pPr>
      <w:numPr>
        <w:numId w:val="0"/>
      </w:numPr>
      <w:spacing w:after="240"/>
    </w:pPr>
  </w:style>
  <w:style w:type="paragraph" w:styleId="Tabledesillustration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Policepardfau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Policepardfau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Policepardfau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Policepardfau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Explorateurdedocuments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Lienhypertextesuivivisit">
    <w:name w:val="FollowedHyperlink"/>
    <w:basedOn w:val="Policepardfaut"/>
    <w:rsid w:val="00ED3857"/>
    <w:rPr>
      <w:rFonts w:ascii="Arial Narrow" w:hAnsi="Arial Narrow"/>
      <w:color w:val="800080"/>
      <w:u w:val="single"/>
    </w:rPr>
  </w:style>
  <w:style w:type="character" w:styleId="Numrodepage">
    <w:name w:val="page number"/>
    <w:basedOn w:val="Policepardfau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r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Grilledutableau">
    <w:name w:val="Table Grid"/>
    <w:basedOn w:val="Tableau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Policepardfau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Titre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au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Titre4Car">
    <w:name w:val="Titre 4 Car"/>
    <w:aliases w:val="H4 Car"/>
    <w:basedOn w:val="Policepardfaut"/>
    <w:link w:val="Titre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Titre2Car">
    <w:name w:val="Titre 2 Car"/>
    <w:aliases w:val="H2 Car"/>
    <w:basedOn w:val="Policepardfaut"/>
    <w:link w:val="Titre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Corpsdetexte">
    <w:name w:val="Body Text"/>
    <w:basedOn w:val="Normal"/>
    <w:link w:val="CorpsdetexteCar"/>
    <w:rsid w:val="00264A28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264A28"/>
    <w:rPr>
      <w:rFonts w:ascii="Arial" w:eastAsia="Arial" w:hAnsi="Arial" w:cs="Arial"/>
      <w:lang w:val="en-GB"/>
    </w:rPr>
  </w:style>
  <w:style w:type="paragraph" w:styleId="Liste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Corpsdetexte2">
    <w:name w:val="Body Text 2"/>
    <w:basedOn w:val="Normal"/>
    <w:link w:val="Corpsdetexte2C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Corpsdetexte2Car">
    <w:name w:val="Corps de texte 2 Car"/>
    <w:basedOn w:val="Policepardfaut"/>
    <w:link w:val="Corpsdetexte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e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e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e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Corpsdetexte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Titre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Titre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Titre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Corpsdetexte"/>
    <w:qFormat/>
    <w:rsid w:val="004D2433"/>
    <w:rPr>
      <w:color w:val="000000" w:themeColor="text1"/>
    </w:rPr>
  </w:style>
  <w:style w:type="paragraph" w:customStyle="1" w:styleId="IS-Heading4">
    <w:name w:val="IS - Heading 4"/>
    <w:basedOn w:val="Titre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Corpsdetexte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e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e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epuces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epuces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epuces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Corpsdetexte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au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Policepardfau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CodeHTML">
    <w:name w:val="HTML Code"/>
    <w:basedOn w:val="Policepardfau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ParagraphedelisteCar">
    <w:name w:val="Paragraphe de liste Car"/>
    <w:basedOn w:val="Policepardfaut"/>
    <w:link w:val="Paragraphedeliste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Policepardfau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C527E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720"/>
      </w:tabs>
      <w:spacing w:before="480" w:after="0"/>
      <w:outlineLvl w:val="9"/>
    </w:pPr>
    <w:rPr>
      <w:rFonts w:asciiTheme="majorHAnsi" w:eastAsiaTheme="majorEastAsia" w:hAnsiTheme="majorHAnsi" w:cstheme="majorBidi"/>
      <w:snapToGrid/>
      <w:color w:val="D49500" w:themeColor="accent1" w:themeShade="BF"/>
      <w:kern w:val="0"/>
      <w:sz w:val="28"/>
      <w:szCs w:val="28"/>
    </w:rPr>
  </w:style>
  <w:style w:type="paragraph" w:styleId="Sansinterligne">
    <w:name w:val="No Spacing"/>
    <w:basedOn w:val="Normal"/>
    <w:link w:val="SansinterligneCar"/>
    <w:uiPriority w:val="1"/>
    <w:qFormat/>
    <w:rsid w:val="00EC527E"/>
    <w:pPr>
      <w:kinsoku/>
      <w:spacing w:before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SansinterligneCar">
    <w:name w:val="Sans interligne Car"/>
    <w:link w:val="Sansinterligne"/>
    <w:uiPriority w:val="1"/>
    <w:rsid w:val="00EC527E"/>
    <w:rPr>
      <w:rFonts w:ascii="Calibri" w:hAnsi="Calibri"/>
      <w:lang w:bidi="en-US"/>
    </w:rPr>
  </w:style>
  <w:style w:type="table" w:styleId="Tramemoyenne1-Accent6">
    <w:name w:val="Medium Shading 1 Accent 6"/>
    <w:basedOn w:val="TableauNormal"/>
    <w:uiPriority w:val="63"/>
    <w:rsid w:val="00D621A2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F28044" w:themeColor="accent6" w:themeTint="BF"/>
        <w:left w:val="single" w:sz="8" w:space="0" w:color="F28044" w:themeColor="accent6" w:themeTint="BF"/>
        <w:bottom w:val="single" w:sz="8" w:space="0" w:color="F28044" w:themeColor="accent6" w:themeTint="BF"/>
        <w:right w:val="single" w:sz="8" w:space="0" w:color="F28044" w:themeColor="accent6" w:themeTint="BF"/>
        <w:insideH w:val="single" w:sz="8" w:space="0" w:color="F2804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28044" w:themeColor="accent6" w:themeTint="BF"/>
          <w:left w:val="single" w:sz="8" w:space="0" w:color="F28044" w:themeColor="accent6" w:themeTint="BF"/>
          <w:bottom w:val="single" w:sz="8" w:space="0" w:color="F28044" w:themeColor="accent6" w:themeTint="BF"/>
          <w:right w:val="single" w:sz="8" w:space="0" w:color="F28044" w:themeColor="accent6" w:themeTint="BF"/>
          <w:insideH w:val="nil"/>
          <w:insideV w:val="nil"/>
        </w:tcBorders>
        <w:shd w:val="clear" w:color="auto" w:fill="E65A0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8044" w:themeColor="accent6" w:themeTint="BF"/>
          <w:left w:val="single" w:sz="8" w:space="0" w:color="F28044" w:themeColor="accent6" w:themeTint="BF"/>
          <w:bottom w:val="single" w:sz="8" w:space="0" w:color="F28044" w:themeColor="accent6" w:themeTint="BF"/>
          <w:right w:val="single" w:sz="8" w:space="0" w:color="F2804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5C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5C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frenceple">
    <w:name w:val="Subtle Reference"/>
    <w:basedOn w:val="Policepardfaut"/>
    <w:uiPriority w:val="31"/>
    <w:qFormat/>
    <w:rsid w:val="00AD7C8C"/>
    <w:rPr>
      <w:smallCaps/>
      <w:color w:val="E65A0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AD7C8C"/>
    <w:rPr>
      <w:b/>
      <w:bCs/>
      <w:smallCaps/>
      <w:color w:val="E65A0F" w:themeColor="accent2"/>
      <w:spacing w:val="5"/>
      <w:u w:val="single"/>
    </w:rPr>
  </w:style>
  <w:style w:type="character" w:customStyle="1" w:styleId="CommentaireCar">
    <w:name w:val="Commentaire Car"/>
    <w:basedOn w:val="Policepardfaut"/>
    <w:link w:val="Commentaire"/>
    <w:rsid w:val="00AD7C8C"/>
    <w:rPr>
      <w:rFonts w:eastAsia="Arial" w:cs="Arial"/>
      <w:lang w:val="en-GB"/>
    </w:rPr>
  </w:style>
  <w:style w:type="table" w:customStyle="1" w:styleId="Tramemoyenne1-Accent13">
    <w:name w:val="Trame moyenne 1 - Accent 13"/>
    <w:basedOn w:val="TableauNormal"/>
    <w:uiPriority w:val="63"/>
    <w:rsid w:val="00AD7C8C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C480B-1878-4A77-A8E2-D9459F241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47</TotalTime>
  <Pages>8</Pages>
  <Words>836</Words>
  <Characters>4768</Characters>
  <Application>Microsoft Office Word</Application>
  <DocSecurity>0</DocSecurity>
  <Lines>39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5593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Hamzi BOUDIAF (hboudiaf)</cp:lastModifiedBy>
  <cp:revision>18</cp:revision>
  <cp:lastPrinted>2009-03-04T05:32:00Z</cp:lastPrinted>
  <dcterms:created xsi:type="dcterms:W3CDTF">2015-05-13T08:46:00Z</dcterms:created>
  <dcterms:modified xsi:type="dcterms:W3CDTF">2015-05-22T09:46:00Z</dcterms:modified>
</cp:coreProperties>
</file>